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D946311" w:rsidR="00BB3651" w:rsidRDefault="003C4C7D" w:rsidP="00BB3651">
      <w:pPr>
        <w:pStyle w:val="TF-TTULOTCC"/>
      </w:pPr>
      <w:r>
        <w:t>Consequências</w:t>
      </w:r>
      <w:r w:rsidR="00BB3651">
        <w:t xml:space="preserve"> –</w:t>
      </w:r>
      <w:r>
        <w:t xml:space="preserve"> um jogo de exploração utilizando realidade virtual com ilusão de ótica sobre conscientização ambiental</w:t>
      </w:r>
    </w:p>
    <w:p w14:paraId="6305AA89" w14:textId="713AC0B8" w:rsidR="00BB3651" w:rsidRDefault="007D616C" w:rsidP="005E4D96">
      <w:pPr>
        <w:pStyle w:val="TF-AUTORES"/>
        <w:rPr>
          <w:b w:val="0"/>
          <w:lang w:val="pt-BR"/>
        </w:rPr>
      </w:pPr>
      <w:r>
        <w:rPr>
          <w:lang w:val="pt-BR"/>
        </w:rPr>
        <w:t>Vitor Hugo Helmbrecht</w:t>
      </w:r>
      <w:r w:rsidR="00A9007F">
        <w:rPr>
          <w:lang w:val="pt-BR"/>
        </w:rPr>
        <w:t xml:space="preserve">, </w:t>
      </w:r>
      <w:r w:rsidR="00A9007F" w:rsidRPr="00A9007F">
        <w:rPr>
          <w:bCs/>
          <w:lang w:val="pt-BR"/>
        </w:rPr>
        <w:t>Dalton Solano dos Reis</w:t>
      </w:r>
      <w:r w:rsidR="005E4D96">
        <w:rPr>
          <w:lang w:val="pt-BR"/>
        </w:rPr>
        <w:t xml:space="preserve"> </w:t>
      </w:r>
      <w:r w:rsidR="005E4D96" w:rsidRPr="005D0979">
        <w:rPr>
          <w:b w:val="0"/>
          <w:lang w:val="pt-BR"/>
        </w:rPr>
        <w:t xml:space="preserve">– </w:t>
      </w:r>
      <w:r w:rsidR="00A9007F">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DBA6335" w:rsidR="00EC5071" w:rsidRPr="00EC5071" w:rsidRDefault="00201F80" w:rsidP="00EC5071">
      <w:pPr>
        <w:pStyle w:val="TF-EMAIL"/>
      </w:pPr>
      <w:r>
        <w:t>vhelmbrecht</w:t>
      </w:r>
      <w:r w:rsidR="00EC5071">
        <w:t>@furb.br</w:t>
      </w:r>
      <w:r w:rsidR="00EC5071" w:rsidRPr="00EC5071">
        <w:t xml:space="preserve">, </w:t>
      </w:r>
      <w:r w:rsidR="00D11BD9">
        <w:t>dalton</w:t>
      </w:r>
      <w:r w:rsidR="00EC5071">
        <w:t>@furb.br</w:t>
      </w:r>
    </w:p>
    <w:p w14:paraId="0BBDE8E3" w14:textId="145E0546" w:rsidR="00F255FC" w:rsidRPr="005E4D96" w:rsidRDefault="005E4D96" w:rsidP="00383DC9">
      <w:pPr>
        <w:pStyle w:val="TF-RESUMO"/>
      </w:pPr>
      <w:r w:rsidRPr="005E4D96">
        <w:rPr>
          <w:b/>
        </w:rPr>
        <w:t>Resumo:</w:t>
      </w:r>
      <w:r>
        <w:t xml:space="preserve"> </w:t>
      </w:r>
      <w:r w:rsidR="00A5613E">
        <w:t xml:space="preserve">Este artigo apresenta o processo de desenvolvimento e avaliação de um jogo para plataformas de realidade virtual, utilizando-se de ilusão de ótica e com foco na conscientização ambiental do jogador. </w:t>
      </w:r>
      <w:r w:rsidR="001808E5">
        <w:t>O jogo foi desenvolvido utilizando o motor gráfico Unity3D, além da linguagem C#</w:t>
      </w:r>
      <w:r w:rsidR="00FE0A23">
        <w:t xml:space="preserve"> e as ferramentas</w:t>
      </w:r>
      <w:r w:rsidR="001808E5">
        <w:t xml:space="preserve"> XR </w:t>
      </w:r>
      <w:r w:rsidR="00FE0A23">
        <w:t>Interaction</w:t>
      </w:r>
      <w:r w:rsidR="001808E5">
        <w:t xml:space="preserve"> Toolkit, Cinemachine</w:t>
      </w:r>
      <w:r w:rsidR="00FE0A23">
        <w:t>,</w:t>
      </w:r>
      <w:r w:rsidR="001808E5">
        <w:t xml:space="preserve"> Timeline</w:t>
      </w:r>
      <w:r w:rsidR="00563521">
        <w:t xml:space="preserve"> e NavMesh</w:t>
      </w:r>
      <w:r w:rsidR="001808E5">
        <w:t>.</w:t>
      </w:r>
      <w:r w:rsidR="0063464E">
        <w:t xml:space="preserve"> </w:t>
      </w:r>
      <w:r w:rsidR="00FC278C">
        <w:t>Tanto para o desenvolvimento quanto para a realização dos testes foi utilizado o dispositivo Meta Quest 2.</w:t>
      </w:r>
      <w:r w:rsidR="001B072D">
        <w:t xml:space="preserve"> Os resultados obtidos foram satisfatórios, de forma que o jogo cumpriu seus objetivos.</w:t>
      </w:r>
    </w:p>
    <w:p w14:paraId="0F9BF9BA" w14:textId="7E3C58FD" w:rsidR="00F255FC" w:rsidRPr="002879A7" w:rsidRDefault="00F255FC" w:rsidP="002879A7">
      <w:pPr>
        <w:pStyle w:val="TF-PALAVRASCHAVE"/>
      </w:pPr>
      <w:r w:rsidRPr="002879A7">
        <w:rPr>
          <w:b/>
        </w:rPr>
        <w:t>Palavras-chave</w:t>
      </w:r>
      <w:r w:rsidRPr="002879A7">
        <w:t xml:space="preserve">: </w:t>
      </w:r>
      <w:commentRangeStart w:id="1"/>
      <w:r w:rsidRPr="002879A7">
        <w:t>Ciência da computação</w:t>
      </w:r>
      <w:commentRangeEnd w:id="1"/>
      <w:r w:rsidR="00561B33">
        <w:rPr>
          <w:rStyle w:val="Refdecomentrio"/>
          <w:i w:val="0"/>
        </w:rPr>
        <w:commentReference w:id="1"/>
      </w:r>
      <w:r w:rsidRPr="002879A7">
        <w:t xml:space="preserve">. </w:t>
      </w:r>
      <w:r w:rsidR="0068247E">
        <w:t xml:space="preserve">Realidade </w:t>
      </w:r>
      <w:r w:rsidR="005F42C7">
        <w:t>v</w:t>
      </w:r>
      <w:r w:rsidR="0068247E">
        <w:t xml:space="preserve">irtual. Jogo. Exploração. Ilusão de ótica. Unity. Conscientização </w:t>
      </w:r>
      <w:r w:rsidR="00120DE0">
        <w:t>a</w:t>
      </w:r>
      <w:r w:rsidR="0068247E">
        <w:t>mbiental.</w:t>
      </w:r>
    </w:p>
    <w:p w14:paraId="6DC7FCF4" w14:textId="77777777" w:rsidR="00D804E0" w:rsidRDefault="00F255FC" w:rsidP="00561B33">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1A3FB6BA" w14:textId="194FFF27" w:rsidR="003C767D" w:rsidRDefault="00114CDE" w:rsidP="003C767D">
      <w:pPr>
        <w:pStyle w:val="TF-TEXTO"/>
      </w:pPr>
      <w:r w:rsidRPr="00114CDE">
        <w:t>O aquecimento global é um aumento da temperatura média superficial global (</w:t>
      </w:r>
      <w:commentRangeStart w:id="11"/>
      <w:r w:rsidR="00561B33" w:rsidRPr="00114CDE">
        <w:t>SILVA; PAULA</w:t>
      </w:r>
      <w:commentRangeEnd w:id="11"/>
      <w:r w:rsidR="00561B33">
        <w:rPr>
          <w:rStyle w:val="Refdecomentrio"/>
        </w:rPr>
        <w:commentReference w:id="11"/>
      </w:r>
      <w:r w:rsidRPr="00114CDE">
        <w:t xml:space="preserve">, 2009). Esse fenômeno pode acontecer por algumas razões diferentes, sejam elas internas ou externas. De acordo com </w:t>
      </w:r>
      <w:del w:id="12" w:author="Dalton Solano dos Reis" w:date="2023-06-26T17:19:00Z">
        <w:r w:rsidRPr="00114CDE" w:rsidDel="00561B33">
          <w:delText xml:space="preserve">silva </w:delText>
        </w:r>
      </w:del>
      <w:ins w:id="13" w:author="Dalton Solano dos Reis" w:date="2023-06-26T17:19:00Z">
        <w:r w:rsidR="00561B33">
          <w:t>S</w:t>
        </w:r>
        <w:r w:rsidR="00561B33" w:rsidRPr="00114CDE">
          <w:t xml:space="preserve">ilva </w:t>
        </w:r>
      </w:ins>
      <w:r w:rsidRPr="00114CDE">
        <w:t xml:space="preserve">e </w:t>
      </w:r>
      <w:del w:id="14" w:author="Dalton Solano dos Reis" w:date="2023-06-26T17:19:00Z">
        <w:r w:rsidRPr="00114CDE" w:rsidDel="00561B33">
          <w:delText xml:space="preserve">paula </w:delText>
        </w:r>
      </w:del>
      <w:ins w:id="15" w:author="Dalton Solano dos Reis" w:date="2023-06-26T17:19:00Z">
        <w:r w:rsidR="00561B33">
          <w:t>P</w:t>
        </w:r>
        <w:r w:rsidR="00561B33" w:rsidRPr="00114CDE">
          <w:t xml:space="preserve">aula </w:t>
        </w:r>
      </w:ins>
      <w:r w:rsidRPr="00114CDE">
        <w:t>(2009), fatores internos do aqu</w:t>
      </w:r>
      <w:r w:rsidR="00722A51">
        <w:t xml:space="preserve">ecimento global são complexos e inconstantes, além de dependerem de diversas variáveis diferentes, como a atividade solar e o vulcanismo. </w:t>
      </w:r>
      <w:r w:rsidR="006C6C5F">
        <w:t>Já os fatores externos são causados por ações como a queima de combustíveis fósseis</w:t>
      </w:r>
      <w:r w:rsidR="00AA3C7B">
        <w:t xml:space="preserve"> ou queimadas.</w:t>
      </w:r>
      <w:r w:rsidR="003C767D">
        <w:t xml:space="preserve"> Os autores apresentam fatores tanto externos quanto internos que vêm realizando essas alterações climáticas ao long</w:t>
      </w:r>
      <w:r w:rsidR="0081370E">
        <w:t>o</w:t>
      </w:r>
      <w:r w:rsidR="003C767D">
        <w:t xml:space="preserve"> de séculos, mas uma coisa é afirmada: </w:t>
      </w:r>
      <w:del w:id="16" w:author="Dalton Solano dos Reis" w:date="2023-06-26T17:20:00Z">
        <w:r w:rsidR="003C767D" w:rsidDel="00561B33">
          <w:delText xml:space="preserve">O </w:delText>
        </w:r>
      </w:del>
      <w:ins w:id="17" w:author="Dalton Solano dos Reis" w:date="2023-06-26T17:20:00Z">
        <w:r w:rsidR="00561B33">
          <w:t xml:space="preserve">o </w:t>
        </w:r>
      </w:ins>
      <w:r w:rsidR="003C767D">
        <w:t>ser humano possui um impacto sobre a mudança climática do planeta.</w:t>
      </w:r>
    </w:p>
    <w:p w14:paraId="4382A055" w14:textId="65670170" w:rsidR="003C767D" w:rsidRDefault="00BA192D" w:rsidP="003C767D">
      <w:pPr>
        <w:pStyle w:val="TF-TEXTO"/>
      </w:pPr>
      <w:r>
        <w:t>Conscientização ambiental está relacionado às ações que o indivíduo exerce que estão vinculadas ao meio ambiente (SÁNCHEZ; LAFUENTE, 2010)</w:t>
      </w:r>
      <w:r w:rsidR="005315A9">
        <w:t>. Ao mesmo tempo, educação ambiental já é no Brasil um dos temas contemporâneos transversais da Base Nacional Comum Curricular (BNCC</w:t>
      </w:r>
      <w:r w:rsidR="00493C4B">
        <w:t>)</w:t>
      </w:r>
      <w:r w:rsidR="00FE0ACF">
        <w:t>, ou seja, ele deve ser abordado durante o ensino</w:t>
      </w:r>
      <w:r w:rsidR="00E710B9">
        <w:t>, mas sem ser tratado como uma imposição de conteúdo</w:t>
      </w:r>
      <w:r w:rsidR="00493C4B">
        <w:t xml:space="preserve"> (BRASIL, 2022)</w:t>
      </w:r>
      <w:r w:rsidR="00FE0ACF">
        <w:t>.</w:t>
      </w:r>
      <w:r w:rsidR="00C969D3">
        <w:t xml:space="preserve"> Isso nos mostra como a conscientização ambiental já está sendo abordada no Brasil, além de ser um assunto importante para que possamos diminuir o nosso impacto sobre as mudanças negativas que ocorrem no nosso planeta.</w:t>
      </w:r>
    </w:p>
    <w:p w14:paraId="238C6A6C" w14:textId="1DE0D670" w:rsidR="00953896" w:rsidRDefault="00DF7B33" w:rsidP="003C767D">
      <w:pPr>
        <w:pStyle w:val="TF-TEXTO"/>
      </w:pPr>
      <w:r>
        <w:t xml:space="preserve">O </w:t>
      </w:r>
      <w:r w:rsidR="00E6525F">
        <w:t xml:space="preserve">mercado de </w:t>
      </w:r>
      <w:r w:rsidR="00043944">
        <w:t>videogames</w:t>
      </w:r>
      <w:r w:rsidR="00E6525F">
        <w:t xml:space="preserve"> mundial </w:t>
      </w:r>
      <w:r w:rsidR="004163BC">
        <w:t>gerou</w:t>
      </w:r>
      <w:r w:rsidR="00E6525F">
        <w:t xml:space="preserve"> </w:t>
      </w:r>
      <w:r w:rsidR="00FD7C47">
        <w:t>1</w:t>
      </w:r>
      <w:r w:rsidR="00E6525F">
        <w:t>9</w:t>
      </w:r>
      <w:r w:rsidR="00FD7C47">
        <w:t>6</w:t>
      </w:r>
      <w:r w:rsidR="00E6525F">
        <w:t xml:space="preserve">.8 bilhões de dólares </w:t>
      </w:r>
      <w:r w:rsidR="0081370E">
        <w:t>em 2022</w:t>
      </w:r>
      <w:r w:rsidR="00343056">
        <w:t xml:space="preserve"> </w:t>
      </w:r>
      <w:r w:rsidR="00E6525F">
        <w:t>(NEWZOO, 2023)</w:t>
      </w:r>
      <w:r w:rsidR="000D4FE4">
        <w:t xml:space="preserve">, </w:t>
      </w:r>
      <w:r w:rsidR="00791636">
        <w:t>enquanto</w:t>
      </w:r>
      <w:r w:rsidR="000D4FE4">
        <w:t xml:space="preserve"> o mercado de cinema </w:t>
      </w:r>
      <w:r w:rsidR="004163BC">
        <w:t>gerou</w:t>
      </w:r>
      <w:r w:rsidR="000D4FE4">
        <w:t xml:space="preserve"> 77 bilhões</w:t>
      </w:r>
      <w:r w:rsidR="001D5057">
        <w:t xml:space="preserve"> no mesmo período</w:t>
      </w:r>
      <w:r w:rsidR="000D4FE4">
        <w:t xml:space="preserve"> (IBISWORLD, 2022)</w:t>
      </w:r>
      <w:r w:rsidR="00EB398D">
        <w:t xml:space="preserve">, o que demonstra como as pessoas estão cada vez mais interessadas em </w:t>
      </w:r>
      <w:r w:rsidR="00043944">
        <w:t>videogames</w:t>
      </w:r>
      <w:r w:rsidR="00EB398D">
        <w:t>.</w:t>
      </w:r>
      <w:r>
        <w:t xml:space="preserve"> Junte a isso o fato de que o uso de equipamentos de </w:t>
      </w:r>
      <w:del w:id="18" w:author="Dalton Solano dos Reis" w:date="2023-06-26T17:25:00Z">
        <w:r w:rsidDel="0091684C">
          <w:delText xml:space="preserve">Realidade </w:delText>
        </w:r>
      </w:del>
      <w:ins w:id="19" w:author="Dalton Solano dos Reis" w:date="2023-06-26T17:25:00Z">
        <w:r w:rsidR="0091684C">
          <w:t xml:space="preserve">realidade </w:t>
        </w:r>
      </w:ins>
      <w:del w:id="20" w:author="Dalton Solano dos Reis" w:date="2023-06-26T17:26:00Z">
        <w:r w:rsidDel="0091684C">
          <w:delText xml:space="preserve">Virtual </w:delText>
        </w:r>
      </w:del>
      <w:ins w:id="21" w:author="Dalton Solano dos Reis" w:date="2023-06-26T17:26:00Z">
        <w:r w:rsidR="0091684C">
          <w:t xml:space="preserve">virtual </w:t>
        </w:r>
      </w:ins>
      <w:del w:id="22" w:author="Dalton Solano dos Reis" w:date="2023-06-26T17:26:00Z">
        <w:r w:rsidDel="0091684C">
          <w:delText xml:space="preserve">(VR) </w:delText>
        </w:r>
      </w:del>
      <w:r>
        <w:t xml:space="preserve">teve um grande aumento recentemente (TAO </w:t>
      </w:r>
      <w:r w:rsidRPr="00561B33">
        <w:rPr>
          <w:i/>
          <w:iCs/>
          <w:rPrChange w:id="23" w:author="Dalton Solano dos Reis" w:date="2023-06-26T17:22:00Z">
            <w:rPr/>
          </w:rPrChange>
        </w:rPr>
        <w:t>et al</w:t>
      </w:r>
      <w:ins w:id="24" w:author="Dalton Solano dos Reis" w:date="2023-06-26T17:22:00Z">
        <w:r w:rsidR="00561B33">
          <w:t>.</w:t>
        </w:r>
      </w:ins>
      <w:r>
        <w:t>, 2021)</w:t>
      </w:r>
      <w:r w:rsidR="00AC5C6D">
        <w:t>, e temos a fundação de um mercado promissor</w:t>
      </w:r>
      <w:r>
        <w:t>.</w:t>
      </w:r>
    </w:p>
    <w:p w14:paraId="7A8EEF17" w14:textId="1BB45432" w:rsidR="007778A8" w:rsidRDefault="007778A8" w:rsidP="003C767D">
      <w:pPr>
        <w:pStyle w:val="TF-TEXTO"/>
      </w:pPr>
      <w:r>
        <w:t xml:space="preserve">Assim como TAO </w:t>
      </w:r>
      <w:r w:rsidRPr="00561B33">
        <w:rPr>
          <w:i/>
          <w:iCs/>
          <w:rPrChange w:id="25" w:author="Dalton Solano dos Reis" w:date="2023-06-26T17:22:00Z">
            <w:rPr/>
          </w:rPrChange>
        </w:rPr>
        <w:t>et al</w:t>
      </w:r>
      <w:ins w:id="26" w:author="Dalton Solano dos Reis" w:date="2023-06-26T17:22:00Z">
        <w:r w:rsidR="00561B33">
          <w:t>.</w:t>
        </w:r>
      </w:ins>
      <w:r>
        <w:t xml:space="preserve"> (2021) falaram, não é apenas para uso pessoal que as pessoas começaram a adotar mais os videogames. Existe também o uso voltado para, por exemplo, o tratamento de condições clínicas.</w:t>
      </w:r>
      <w:r w:rsidR="002F50FE">
        <w:t xml:space="preserve"> </w:t>
      </w:r>
      <w:r w:rsidR="0088606D">
        <w:t xml:space="preserve">Visto que esse mercado continua crescendo e que </w:t>
      </w:r>
      <w:ins w:id="27" w:author="Dalton Solano dos Reis" w:date="2023-06-26T17:26:00Z">
        <w:r w:rsidR="0091684C">
          <w:t xml:space="preserve">a realidade virtual </w:t>
        </w:r>
      </w:ins>
      <w:del w:id="28" w:author="Dalton Solano dos Reis" w:date="2023-06-26T17:26:00Z">
        <w:r w:rsidR="0088606D" w:rsidDel="0091684C">
          <w:delText xml:space="preserve">o VR </w:delText>
        </w:r>
      </w:del>
      <w:r w:rsidR="0088606D">
        <w:t xml:space="preserve">possui múltiplas funcionalidades, </w:t>
      </w:r>
      <w:r w:rsidR="002F50FE">
        <w:t xml:space="preserve">esse trabalho tem como objetivo construir um jogo para plataformas de realidade virtual que faça o uso de ilusão de ótica como mecânica principal do jogo, além de ter como foco a conscientização </w:t>
      </w:r>
      <w:commentRangeStart w:id="29"/>
      <w:r w:rsidR="002F50FE">
        <w:t>ambiental do jogador.</w:t>
      </w:r>
      <w:commentRangeEnd w:id="29"/>
      <w:r w:rsidR="00561B33">
        <w:rPr>
          <w:rStyle w:val="Refdecomentrio"/>
        </w:rPr>
        <w:commentReference w:id="29"/>
      </w:r>
    </w:p>
    <w:p w14:paraId="0E64294D" w14:textId="77777777" w:rsidR="00F255FC" w:rsidRDefault="00F255FC" w:rsidP="00561B33">
      <w:pPr>
        <w:pStyle w:val="Ttulo1"/>
      </w:pPr>
      <w:bookmarkStart w:id="30" w:name="_Toc54164913"/>
      <w:bookmarkStart w:id="31" w:name="_Toc54165667"/>
      <w:bookmarkStart w:id="32" w:name="_Toc54169325"/>
      <w:bookmarkStart w:id="33" w:name="_Toc96347431"/>
      <w:bookmarkStart w:id="34" w:name="_Toc96357715"/>
      <w:bookmarkStart w:id="35" w:name="_Toc96491858"/>
      <w:bookmarkStart w:id="36" w:name="_Toc511928431"/>
      <w:bookmarkStart w:id="37" w:name="_Toc419598587"/>
      <w:r>
        <w:t>FUNDAMENTAÇÃO TEÓRICA</w:t>
      </w:r>
      <w:bookmarkEnd w:id="30"/>
      <w:bookmarkEnd w:id="31"/>
      <w:bookmarkEnd w:id="32"/>
      <w:bookmarkEnd w:id="33"/>
      <w:bookmarkEnd w:id="34"/>
      <w:bookmarkEnd w:id="35"/>
      <w:bookmarkEnd w:id="36"/>
    </w:p>
    <w:p w14:paraId="33911796" w14:textId="4ED90E19" w:rsidR="00CA3B74" w:rsidRDefault="00376890" w:rsidP="001B2F1E">
      <w:pPr>
        <w:pStyle w:val="TF-TEXTO"/>
      </w:pPr>
      <w:r>
        <w:t xml:space="preserve">Nessa seção são apresentados os assuntos que fundamentam o desenvolvimento do jogo. A primeira </w:t>
      </w:r>
      <w:ins w:id="38" w:author="Dalton Solano dos Reis" w:date="2023-06-26T17:24:00Z">
        <w:r w:rsidR="00561B33">
          <w:t>sub</w:t>
        </w:r>
      </w:ins>
      <w:r>
        <w:t xml:space="preserve">seção trata sobre realidade virtual, a segunda </w:t>
      </w:r>
      <w:ins w:id="39" w:author="Dalton Solano dos Reis" w:date="2023-06-26T17:24:00Z">
        <w:r w:rsidR="00561B33">
          <w:t>sub</w:t>
        </w:r>
      </w:ins>
      <w:r>
        <w:t>seção trata sobre a ilusão de ótica</w:t>
      </w:r>
      <w:r w:rsidR="00661355">
        <w:t xml:space="preserve">, a terceira </w:t>
      </w:r>
      <w:ins w:id="40" w:author="Dalton Solano dos Reis" w:date="2023-06-26T17:24:00Z">
        <w:r w:rsidR="00561B33">
          <w:t>sub</w:t>
        </w:r>
      </w:ins>
      <w:r w:rsidR="00661355">
        <w:t>seção trata sobre conscientização ambiental</w:t>
      </w:r>
      <w:r>
        <w:t xml:space="preserve"> e a </w:t>
      </w:r>
      <w:r w:rsidR="00661355">
        <w:t>quarta</w:t>
      </w:r>
      <w:r>
        <w:t xml:space="preserve"> </w:t>
      </w:r>
      <w:ins w:id="41" w:author="Dalton Solano dos Reis" w:date="2023-06-26T17:24:00Z">
        <w:r w:rsidR="00561B33">
          <w:t>sub</w:t>
        </w:r>
      </w:ins>
      <w:r>
        <w:t>seção trata sobre os trabalhos correlatos.</w:t>
      </w:r>
    </w:p>
    <w:p w14:paraId="1FDFCABD" w14:textId="77777777" w:rsidR="00376890" w:rsidRDefault="00376890" w:rsidP="00376890">
      <w:pPr>
        <w:pStyle w:val="Ttulo2"/>
      </w:pPr>
      <w:r>
        <w:t>REALIDADE VIRTUAL</w:t>
      </w:r>
    </w:p>
    <w:p w14:paraId="50501F4D" w14:textId="09536D79" w:rsidR="00EF16AE" w:rsidRDefault="008C6BE0" w:rsidP="00EF16AE">
      <w:pPr>
        <w:pStyle w:val="TF-TEXTO"/>
      </w:pPr>
      <w:r>
        <w:t xml:space="preserve">Segundo Azuma (1997, p.2), </w:t>
      </w:r>
      <w:del w:id="42" w:author="Dalton Solano dos Reis" w:date="2023-06-26T17:26:00Z">
        <w:r w:rsidDel="0091684C">
          <w:delText xml:space="preserve">VR </w:delText>
        </w:r>
      </w:del>
      <w:ins w:id="43" w:author="Dalton Solano dos Reis" w:date="2023-06-26T17:26:00Z">
        <w:r w:rsidR="0091684C">
          <w:t xml:space="preserve">Realidade Virtual (RV) </w:t>
        </w:r>
      </w:ins>
      <w:r>
        <w:t>faz com que, enquanto imerso, o usuário não possa ver o mundo que está ao seu redor. Essa tecnologia coloca o usuário em um mundo à parte, completamente novo.</w:t>
      </w:r>
      <w:r w:rsidR="00E47C03">
        <w:t xml:space="preserve"> </w:t>
      </w:r>
      <w:r w:rsidR="00D30CFB">
        <w:t xml:space="preserve">De acordo com </w:t>
      </w:r>
      <w:r w:rsidR="00EE5AFE">
        <w:t xml:space="preserve">Di, Li e Cheng (2020), a </w:t>
      </w:r>
      <w:del w:id="44" w:author="Dalton Solano dos Reis" w:date="2023-06-26T17:27:00Z">
        <w:r w:rsidR="0021567D" w:rsidDel="0091684C">
          <w:delText>VR</w:delText>
        </w:r>
        <w:r w:rsidR="00EE5AFE" w:rsidDel="0091684C">
          <w:delText xml:space="preserve"> </w:delText>
        </w:r>
      </w:del>
      <w:ins w:id="45" w:author="Dalton Solano dos Reis" w:date="2023-06-26T17:27:00Z">
        <w:r w:rsidR="0091684C">
          <w:t xml:space="preserve">RV </w:t>
        </w:r>
      </w:ins>
      <w:r w:rsidR="00EE5AFE">
        <w:t xml:space="preserve">é uma tecnologia que combina uma variedade de outras tecnologias, como computação, multimídia, processamento de imagem, entre outros, e por fim </w:t>
      </w:r>
      <w:r w:rsidR="00C12DB7">
        <w:t>cria uma</w:t>
      </w:r>
      <w:r w:rsidR="00EE5AFE">
        <w:t xml:space="preserve"> tecnologia que, por sua vez, está </w:t>
      </w:r>
      <w:r w:rsidR="00EE5AFE">
        <w:lastRenderedPageBreak/>
        <w:t>dentro do campo de computação e simulação.</w:t>
      </w:r>
      <w:r w:rsidR="00C12DB7">
        <w:t xml:space="preserve"> Os autores ainda afirma</w:t>
      </w:r>
      <w:r w:rsidR="0069022B">
        <w:t>m</w:t>
      </w:r>
      <w:r w:rsidR="00C12DB7">
        <w:t xml:space="preserve"> que </w:t>
      </w:r>
      <w:r w:rsidR="0069022B">
        <w:t xml:space="preserve">a tecnologia de </w:t>
      </w:r>
      <w:del w:id="46" w:author="Dalton Solano dos Reis" w:date="2023-06-26T17:27:00Z">
        <w:r w:rsidR="0021567D" w:rsidDel="0091684C">
          <w:delText>VR</w:delText>
        </w:r>
        <w:r w:rsidR="0069022B" w:rsidDel="0091684C">
          <w:delText xml:space="preserve"> </w:delText>
        </w:r>
      </w:del>
      <w:ins w:id="47" w:author="Dalton Solano dos Reis" w:date="2023-06-26T17:27:00Z">
        <w:r w:rsidR="0091684C">
          <w:t xml:space="preserve">RV </w:t>
        </w:r>
      </w:ins>
      <w:r w:rsidR="0069022B">
        <w:t xml:space="preserve">inclui a simulação de ambientes, percepções, habilidades naturais </w:t>
      </w:r>
      <w:r w:rsidR="00C3375C">
        <w:t xml:space="preserve">(como a rotação da cabeça, olhos, gestos etc.) </w:t>
      </w:r>
      <w:r w:rsidR="0069022B">
        <w:t>e equipamentos sensoriais.</w:t>
      </w:r>
    </w:p>
    <w:p w14:paraId="78D85143" w14:textId="735754D9" w:rsidR="0069022B" w:rsidRDefault="00D05DA0" w:rsidP="00EF16AE">
      <w:pPr>
        <w:pStyle w:val="TF-TEXTO"/>
      </w:pPr>
      <w:r>
        <w:t xml:space="preserve">Tao </w:t>
      </w:r>
      <w:r w:rsidRPr="0091684C">
        <w:rPr>
          <w:i/>
          <w:iCs/>
          <w:rPrChange w:id="48" w:author="Dalton Solano dos Reis" w:date="2023-06-26T17:27:00Z">
            <w:rPr/>
          </w:rPrChange>
        </w:rPr>
        <w:t>et al</w:t>
      </w:r>
      <w:ins w:id="49" w:author="Dalton Solano dos Reis" w:date="2023-06-26T17:27:00Z">
        <w:r w:rsidR="0091684C">
          <w:t>.</w:t>
        </w:r>
      </w:ins>
      <w:r>
        <w:t xml:space="preserve"> (2021) comenta que </w:t>
      </w:r>
      <w:r w:rsidR="00203D20">
        <w:t xml:space="preserve">recentemente </w:t>
      </w:r>
      <w:r>
        <w:t xml:space="preserve">ocorreu um grande aumento no uso de </w:t>
      </w:r>
      <w:del w:id="50" w:author="Dalton Solano dos Reis" w:date="2023-06-26T17:28:00Z">
        <w:r w:rsidDel="0091684C">
          <w:delText xml:space="preserve">VR </w:delText>
        </w:r>
      </w:del>
      <w:ins w:id="51" w:author="Dalton Solano dos Reis" w:date="2023-06-26T17:28:00Z">
        <w:r w:rsidR="0091684C">
          <w:t xml:space="preserve">RV </w:t>
        </w:r>
      </w:ins>
      <w:r>
        <w:t>não apenas para uso pessoal, como também no tratamento de diferentes condições clínicas.</w:t>
      </w:r>
      <w:r w:rsidR="00A02643">
        <w:t xml:space="preserve"> Os autores afirmam que isso se deve ao fato de os </w:t>
      </w:r>
      <w:r w:rsidR="00A02643">
        <w:rPr>
          <w:i/>
          <w:iCs/>
        </w:rPr>
        <w:t>Head-Mounted Displays</w:t>
      </w:r>
      <w:r w:rsidR="00A02643">
        <w:t xml:space="preserve"> (HMD) de alta qualidade, que são os equipamentos através dos quais é possível ter uma experiência </w:t>
      </w:r>
      <w:del w:id="52" w:author="Dalton Solano dos Reis" w:date="2023-06-26T17:28:00Z">
        <w:r w:rsidR="00A02643" w:rsidDel="0091684C">
          <w:delText xml:space="preserve">VR </w:delText>
        </w:r>
      </w:del>
      <w:ins w:id="53" w:author="Dalton Solano dos Reis" w:date="2023-06-26T17:28:00Z">
        <w:r w:rsidR="0091684C">
          <w:t xml:space="preserve">RV </w:t>
        </w:r>
      </w:ins>
      <w:r w:rsidR="00A02643">
        <w:t xml:space="preserve">mais </w:t>
      </w:r>
      <w:r w:rsidR="006F4452">
        <w:t>imersiva</w:t>
      </w:r>
      <w:r w:rsidR="00A02643">
        <w:t>, estão se tornando cada vez mais acessíveis.</w:t>
      </w:r>
      <w:r w:rsidR="00C54066">
        <w:t xml:space="preserve"> A </w:t>
      </w:r>
      <w:r w:rsidR="0045033F">
        <w:fldChar w:fldCharType="begin"/>
      </w:r>
      <w:r w:rsidR="0045033F">
        <w:instrText xml:space="preserve"> REF _Ref138541877 \h </w:instrText>
      </w:r>
      <w:r w:rsidR="0045033F">
        <w:fldChar w:fldCharType="separate"/>
      </w:r>
      <w:r w:rsidR="00422DB9">
        <w:t xml:space="preserve">Figura </w:t>
      </w:r>
      <w:r w:rsidR="00422DB9">
        <w:rPr>
          <w:noProof/>
        </w:rPr>
        <w:t>1</w:t>
      </w:r>
      <w:r w:rsidR="0045033F">
        <w:fldChar w:fldCharType="end"/>
      </w:r>
      <w:r w:rsidR="0045033F">
        <w:t xml:space="preserve"> exemplifica essa normalização de HMDs de alta qualidade</w:t>
      </w:r>
      <w:r w:rsidR="005D6686">
        <w:t>. A</w:t>
      </w:r>
      <w:r w:rsidR="0045033F">
        <w:t xml:space="preserve"> propaganda </w:t>
      </w:r>
      <w:r w:rsidR="005D6686">
        <w:t xml:space="preserve">da empresa Meta </w:t>
      </w:r>
      <w:r w:rsidR="0045033F">
        <w:t xml:space="preserve">é realizada com a utilização de pessoas aproveitando </w:t>
      </w:r>
      <w:r w:rsidR="005D6686">
        <w:t>a experiência</w:t>
      </w:r>
      <w:r w:rsidR="0045033F">
        <w:t xml:space="preserve"> </w:t>
      </w:r>
      <w:r w:rsidR="005D6686">
        <w:t xml:space="preserve">de </w:t>
      </w:r>
      <w:del w:id="54" w:author="Dalton Solano dos Reis" w:date="2023-06-26T17:28:00Z">
        <w:r w:rsidR="0045033F" w:rsidDel="0091684C">
          <w:delText xml:space="preserve">VR </w:delText>
        </w:r>
      </w:del>
      <w:ins w:id="55" w:author="Dalton Solano dos Reis" w:date="2023-06-26T17:28:00Z">
        <w:r w:rsidR="0091684C">
          <w:t xml:space="preserve">RV </w:t>
        </w:r>
      </w:ins>
      <w:r w:rsidR="005D6686">
        <w:t xml:space="preserve">com HMDs </w:t>
      </w:r>
      <w:r w:rsidR="0045033F">
        <w:t>em suas casas.</w:t>
      </w:r>
    </w:p>
    <w:p w14:paraId="1BA90351" w14:textId="0C690694" w:rsidR="00C54066" w:rsidRDefault="00C54066" w:rsidP="00C54066">
      <w:pPr>
        <w:pStyle w:val="TF-LEGENDA"/>
      </w:pPr>
      <w:bookmarkStart w:id="56" w:name="_Ref138541877"/>
      <w:r>
        <w:t xml:space="preserve">Figura </w:t>
      </w:r>
      <w:fldSimple w:instr=" SEQ Figura \* ARABIC ">
        <w:r w:rsidR="00422DB9">
          <w:rPr>
            <w:noProof/>
          </w:rPr>
          <w:t>1</w:t>
        </w:r>
      </w:fldSimple>
      <w:bookmarkEnd w:id="56"/>
      <w:r>
        <w:t xml:space="preserve"> </w:t>
      </w:r>
      <w:r w:rsidR="0056133F">
        <w:t>–</w:t>
      </w:r>
      <w:r>
        <w:t xml:space="preserve"> </w:t>
      </w:r>
      <w:r w:rsidR="0056133F">
        <w:t xml:space="preserve">Propagando do </w:t>
      </w:r>
      <w:r>
        <w:t>Meta Quest 2</w:t>
      </w:r>
    </w:p>
    <w:p w14:paraId="39B698BB" w14:textId="4D9C90CB" w:rsidR="00C54066" w:rsidRDefault="00C54066" w:rsidP="00C54066">
      <w:pPr>
        <w:pStyle w:val="TF-FIGURA"/>
      </w:pPr>
      <w:r w:rsidRPr="00C54066">
        <w:rPr>
          <w:noProof/>
        </w:rPr>
        <w:drawing>
          <wp:inline distT="0" distB="0" distL="0" distR="0" wp14:anchorId="0A6B94B1" wp14:editId="2CBD4C16">
            <wp:extent cx="4238045" cy="2857460"/>
            <wp:effectExtent l="19050" t="19050" r="10160" b="19685"/>
            <wp:docPr id="687297354" name="Imagem 1" descr="Homem em pé com chap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7354" name="Imagem 1" descr="Homem em pé com chapéu&#10;&#10;Descrição gerada automaticamente"/>
                    <pic:cNvPicPr/>
                  </pic:nvPicPr>
                  <pic:blipFill>
                    <a:blip r:embed="rId15"/>
                    <a:stretch>
                      <a:fillRect/>
                    </a:stretch>
                  </pic:blipFill>
                  <pic:spPr>
                    <a:xfrm>
                      <a:off x="0" y="0"/>
                      <a:ext cx="4251942" cy="2866830"/>
                    </a:xfrm>
                    <a:prstGeom prst="rect">
                      <a:avLst/>
                    </a:prstGeom>
                    <a:ln w="6350">
                      <a:solidFill>
                        <a:srgbClr val="000000"/>
                      </a:solidFill>
                      <a:miter lim="800000"/>
                    </a:ln>
                  </pic:spPr>
                </pic:pic>
              </a:graphicData>
            </a:graphic>
          </wp:inline>
        </w:drawing>
      </w:r>
    </w:p>
    <w:p w14:paraId="56207B44" w14:textId="475B8794" w:rsidR="00C54066" w:rsidRPr="00A02643" w:rsidRDefault="00C54066" w:rsidP="00C54066">
      <w:pPr>
        <w:pStyle w:val="TF-FONTE"/>
      </w:pPr>
      <w:r>
        <w:t>Fonte: Meta (2023)</w:t>
      </w:r>
      <w:ins w:id="57" w:author="Dalton Solano dos Reis" w:date="2023-06-26T17:29:00Z">
        <w:r w:rsidR="0091684C">
          <w:t>.</w:t>
        </w:r>
      </w:ins>
    </w:p>
    <w:p w14:paraId="2D73B728" w14:textId="79122763" w:rsidR="006C4279" w:rsidRDefault="00376890" w:rsidP="00376890">
      <w:pPr>
        <w:pStyle w:val="Ttulo2"/>
      </w:pPr>
      <w:r>
        <w:t>ilusão de ótica</w:t>
      </w:r>
    </w:p>
    <w:p w14:paraId="0F2C8D25" w14:textId="61921A02" w:rsidR="00D625A1" w:rsidRDefault="00D625A1" w:rsidP="00D625A1">
      <w:pPr>
        <w:pStyle w:val="TF-TEXTO"/>
      </w:pPr>
      <w:r>
        <w:t xml:space="preserve">É complicado encontrar uma definição satisfatória para o termo ilusão, mas </w:t>
      </w:r>
      <w:del w:id="58" w:author="Dalton Solano dos Reis" w:date="2023-06-26T17:29:00Z">
        <w:r w:rsidDel="0091684C">
          <w:delText xml:space="preserve">podemos </w:delText>
        </w:r>
      </w:del>
      <w:ins w:id="59" w:author="Dalton Solano dos Reis" w:date="2023-06-26T17:29:00Z">
        <w:r w:rsidR="0091684C">
          <w:t xml:space="preserve">se pode </w:t>
        </w:r>
      </w:ins>
      <w:r>
        <w:t>dizer que as melhores ilusões são aquelas as quais não é possível ver a olho nu, apenas com a ajuda de outros sentidos</w:t>
      </w:r>
      <w:r w:rsidR="00B73CDC">
        <w:t xml:space="preserve"> (</w:t>
      </w:r>
      <w:r>
        <w:t>como o toque</w:t>
      </w:r>
      <w:r w:rsidR="00B73CDC">
        <w:t>)</w:t>
      </w:r>
      <w:r>
        <w:t xml:space="preserve">, ou </w:t>
      </w:r>
      <w:r w:rsidR="00892ED2">
        <w:t xml:space="preserve">o uso </w:t>
      </w:r>
      <w:r>
        <w:t>outros instrumentos</w:t>
      </w:r>
      <w:r w:rsidR="00B73CDC">
        <w:t xml:space="preserve"> (</w:t>
      </w:r>
      <w:r>
        <w:t>como uma régu</w:t>
      </w:r>
      <w:r w:rsidR="0077071F">
        <w:t>a</w:t>
      </w:r>
      <w:r w:rsidR="00B73CDC">
        <w:t>)</w:t>
      </w:r>
      <w:r>
        <w:t>.</w:t>
      </w:r>
      <w:r w:rsidR="009200F4">
        <w:t xml:space="preserve"> De qualquer maneira, podemos </w:t>
      </w:r>
      <w:r w:rsidR="005C36C7">
        <w:t>buscar</w:t>
      </w:r>
      <w:r w:rsidR="009200F4">
        <w:t xml:space="preserve"> a definição da palavra “ilusão” </w:t>
      </w:r>
      <w:r w:rsidR="00DC75D3">
        <w:t>n</w:t>
      </w:r>
      <w:r w:rsidR="009200F4">
        <w:t>o dicionário, que traz as seguintes definições para o termo: 1. algo que engana intelectualmente; 2. a percepção de algo que está existindo de uma maneira que cause a interpretação errônea da sua real natureza</w:t>
      </w:r>
      <w:r w:rsidR="005C36C7">
        <w:t xml:space="preserve"> (BACH; POLOSCHEK, 2006)</w:t>
      </w:r>
      <w:r w:rsidR="009200F4">
        <w:t>.</w:t>
      </w:r>
    </w:p>
    <w:p w14:paraId="5CA0DCB2" w14:textId="2F3A91CF" w:rsidR="0077071F" w:rsidRDefault="00273FA1" w:rsidP="00D625A1">
      <w:pPr>
        <w:pStyle w:val="TF-TEXTO"/>
      </w:pPr>
      <w:r>
        <w:t xml:space="preserve">Bach e Poloschek (2006) apresentam alguns exemplos de ilusões de ótica, como por exemplo a grade de Hermann, demonstrada na </w:t>
      </w:r>
      <w:r w:rsidR="00DD44C6">
        <w:fldChar w:fldCharType="begin"/>
      </w:r>
      <w:r w:rsidR="00DD44C6">
        <w:instrText xml:space="preserve"> REF _Ref138595340 \h </w:instrText>
      </w:r>
      <w:r w:rsidR="00DD44C6">
        <w:fldChar w:fldCharType="separate"/>
      </w:r>
      <w:r w:rsidR="00422DB9">
        <w:t xml:space="preserve">Figura </w:t>
      </w:r>
      <w:r w:rsidR="00422DB9">
        <w:rPr>
          <w:noProof/>
        </w:rPr>
        <w:t>2</w:t>
      </w:r>
      <w:r w:rsidR="00DD44C6">
        <w:fldChar w:fldCharType="end"/>
      </w:r>
      <w:r>
        <w:t xml:space="preserve">, na qual ao olhar na parte esquerda da grade é possível </w:t>
      </w:r>
      <w:ins w:id="60" w:author="Dalton Solano dos Reis" w:date="2023-06-26T17:30:00Z">
        <w:r w:rsidR="0091684C">
          <w:t xml:space="preserve">ver </w:t>
        </w:r>
      </w:ins>
      <w:r>
        <w:t>pontos cinzas aparecendo, mas ao olhar na parte direita, os pontos não aparecem devido à mudando no formato da grade.</w:t>
      </w:r>
    </w:p>
    <w:p w14:paraId="543C160A" w14:textId="113CDDE9" w:rsidR="00FB69B2" w:rsidRDefault="00FB69B2" w:rsidP="00FB69B2">
      <w:pPr>
        <w:pStyle w:val="TF-LEGENDA"/>
      </w:pPr>
      <w:bookmarkStart w:id="61" w:name="_Ref138595340"/>
      <w:r>
        <w:t xml:space="preserve">Figura </w:t>
      </w:r>
      <w:fldSimple w:instr=" SEQ Figura \* ARABIC ">
        <w:r w:rsidR="00422DB9">
          <w:rPr>
            <w:noProof/>
          </w:rPr>
          <w:t>2</w:t>
        </w:r>
      </w:fldSimple>
      <w:bookmarkEnd w:id="61"/>
      <w:r>
        <w:t xml:space="preserve"> - Grade de Hermann à esquerda e variação à direita</w:t>
      </w:r>
    </w:p>
    <w:p w14:paraId="0D0ACC41" w14:textId="5988249B" w:rsidR="00FB69B2" w:rsidRDefault="00FB69B2" w:rsidP="00FB69B2">
      <w:pPr>
        <w:pStyle w:val="TF-FIGURA"/>
      </w:pPr>
      <w:r w:rsidRPr="00FB69B2">
        <w:rPr>
          <w:noProof/>
        </w:rPr>
        <w:drawing>
          <wp:inline distT="0" distB="0" distL="0" distR="0" wp14:anchorId="56F145D1" wp14:editId="0F0A528D">
            <wp:extent cx="2162754" cy="2157724"/>
            <wp:effectExtent l="19050" t="19050" r="9525" b="14605"/>
            <wp:docPr id="1825896415"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6415" name="Imagem 1" descr="Padrão do plano de fundo&#10;&#10;Descrição gerada automaticamente"/>
                    <pic:cNvPicPr/>
                  </pic:nvPicPr>
                  <pic:blipFill>
                    <a:blip r:embed="rId16"/>
                    <a:stretch>
                      <a:fillRect/>
                    </a:stretch>
                  </pic:blipFill>
                  <pic:spPr>
                    <a:xfrm>
                      <a:off x="0" y="0"/>
                      <a:ext cx="2175620" cy="2170560"/>
                    </a:xfrm>
                    <a:prstGeom prst="rect">
                      <a:avLst/>
                    </a:prstGeom>
                    <a:ln w="6350">
                      <a:solidFill>
                        <a:schemeClr val="tx1"/>
                      </a:solidFill>
                      <a:miter lim="800000"/>
                    </a:ln>
                  </pic:spPr>
                </pic:pic>
              </a:graphicData>
            </a:graphic>
          </wp:inline>
        </w:drawing>
      </w:r>
    </w:p>
    <w:p w14:paraId="3125925A" w14:textId="4F184EEF" w:rsidR="00FB69B2" w:rsidRDefault="00FB69B2" w:rsidP="0030002B">
      <w:pPr>
        <w:pStyle w:val="TF-FONTE"/>
      </w:pPr>
      <w:r>
        <w:t>Fonte: Bach; Poloschek (2006</w:t>
      </w:r>
      <w:r w:rsidR="00236E8A">
        <w:t>, p. 1</w:t>
      </w:r>
      <w:r>
        <w:t>)</w:t>
      </w:r>
      <w:ins w:id="62" w:author="Dalton Solano dos Reis" w:date="2023-06-26T17:31:00Z">
        <w:r w:rsidR="0091684C">
          <w:t>.</w:t>
        </w:r>
      </w:ins>
    </w:p>
    <w:p w14:paraId="7856212D" w14:textId="0C064BCC" w:rsidR="00DD44C6" w:rsidRDefault="00DD44C6" w:rsidP="00DD44C6">
      <w:pPr>
        <w:pStyle w:val="TF-TEXTO"/>
      </w:pPr>
      <w:r>
        <w:lastRenderedPageBreak/>
        <w:tab/>
        <w:t xml:space="preserve">Outra ilusão de ótica bem conhecida é a ilusão de Müller-Lyer, apresentada na </w:t>
      </w:r>
      <w:r w:rsidR="007C3ADB">
        <w:fldChar w:fldCharType="begin"/>
      </w:r>
      <w:r w:rsidR="007C3ADB">
        <w:instrText xml:space="preserve"> REF _Ref138595729 \h </w:instrText>
      </w:r>
      <w:r w:rsidR="007C3ADB">
        <w:fldChar w:fldCharType="separate"/>
      </w:r>
      <w:r w:rsidR="00422DB9">
        <w:t xml:space="preserve">Figura </w:t>
      </w:r>
      <w:r w:rsidR="00422DB9">
        <w:rPr>
          <w:noProof/>
        </w:rPr>
        <w:t>3</w:t>
      </w:r>
      <w:r w:rsidR="007C3ADB">
        <w:fldChar w:fldCharType="end"/>
      </w:r>
      <w:r>
        <w:t>. Nessa ilusão, apesar de os dois segmentos de retas possuírem o mesmo tamanho, o segment</w:t>
      </w:r>
      <w:r w:rsidR="001D7F00">
        <w:t>o</w:t>
      </w:r>
      <w:r>
        <w:t xml:space="preserve"> que possui as alhetas para fora (direita) é percebido como maior que o que está com as alhetas para dentro (esquerdo)</w:t>
      </w:r>
      <w:r w:rsidR="004375AE">
        <w:t xml:space="preserve"> (SU</w:t>
      </w:r>
      <w:r w:rsidR="00776AC5">
        <w:t>G</w:t>
      </w:r>
      <w:r w:rsidR="004375AE">
        <w:t>A</w:t>
      </w:r>
      <w:r w:rsidR="00776AC5">
        <w:t>N</w:t>
      </w:r>
      <w:r w:rsidR="004375AE">
        <w:t>UMA, 2006)</w:t>
      </w:r>
      <w:r>
        <w:t>.</w:t>
      </w:r>
    </w:p>
    <w:p w14:paraId="1671B8E7" w14:textId="789905C6" w:rsidR="00776AC5" w:rsidRDefault="00776AC5" w:rsidP="00776AC5">
      <w:pPr>
        <w:pStyle w:val="TF-LEGENDA"/>
      </w:pPr>
      <w:bookmarkStart w:id="63" w:name="_Ref138595729"/>
      <w:r>
        <w:t xml:space="preserve">Figura </w:t>
      </w:r>
      <w:fldSimple w:instr=" SEQ Figura \* ARABIC ">
        <w:r w:rsidR="00422DB9">
          <w:rPr>
            <w:noProof/>
          </w:rPr>
          <w:t>3</w:t>
        </w:r>
      </w:fldSimple>
      <w:bookmarkEnd w:id="63"/>
      <w:r>
        <w:t xml:space="preserve"> - Ilusão de Müller-Lyer</w:t>
      </w:r>
    </w:p>
    <w:p w14:paraId="51882AAF" w14:textId="0A294BEE" w:rsidR="00BC4C9E" w:rsidRDefault="006F7BFB" w:rsidP="00BC4C9E">
      <w:pPr>
        <w:pStyle w:val="TF-FIGURA"/>
      </w:pPr>
      <w:r>
        <w:rPr>
          <w:noProof/>
        </w:rPr>
        <w:drawing>
          <wp:inline distT="0" distB="0" distL="0" distR="0" wp14:anchorId="0EF04E26" wp14:editId="11D49F68">
            <wp:extent cx="2342487" cy="2342487"/>
            <wp:effectExtent l="19050" t="19050" r="20320" b="20320"/>
            <wp:docPr id="9923607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0585" cy="2350585"/>
                    </a:xfrm>
                    <a:prstGeom prst="rect">
                      <a:avLst/>
                    </a:prstGeom>
                    <a:noFill/>
                    <a:ln w="6350">
                      <a:solidFill>
                        <a:schemeClr val="tx1"/>
                      </a:solidFill>
                      <a:miter lim="800000"/>
                    </a:ln>
                  </pic:spPr>
                </pic:pic>
              </a:graphicData>
            </a:graphic>
          </wp:inline>
        </w:drawing>
      </w:r>
    </w:p>
    <w:p w14:paraId="3DFE48C1" w14:textId="78A06728" w:rsidR="00776AC5" w:rsidRDefault="00776AC5" w:rsidP="00BC4C9E">
      <w:pPr>
        <w:pStyle w:val="TF-FIGURA"/>
      </w:pPr>
      <w:r>
        <w:t>Fonte: Suganuma (2006</w:t>
      </w:r>
      <w:r w:rsidR="00AB224D">
        <w:t>,</w:t>
      </w:r>
      <w:r w:rsidR="00572BA4">
        <w:t xml:space="preserve"> p. 5</w:t>
      </w:r>
      <w:r>
        <w:t>)</w:t>
      </w:r>
      <w:ins w:id="64" w:author="Dalton Solano dos Reis" w:date="2023-06-26T17:31:00Z">
        <w:r w:rsidR="0091684C">
          <w:t>.</w:t>
        </w:r>
      </w:ins>
    </w:p>
    <w:p w14:paraId="1B5BF133" w14:textId="7921A1CA" w:rsidR="00FA18FC" w:rsidRDefault="00FA18FC" w:rsidP="00FA18FC">
      <w:pPr>
        <w:pStyle w:val="Ttulo2"/>
      </w:pPr>
      <w:commentRangeStart w:id="65"/>
      <w:r>
        <w:t xml:space="preserve">conscientização </w:t>
      </w:r>
      <w:commentRangeEnd w:id="65"/>
      <w:r w:rsidR="0091684C">
        <w:rPr>
          <w:rStyle w:val="Refdecomentrio"/>
          <w:caps w:val="0"/>
          <w:color w:val="auto"/>
        </w:rPr>
        <w:commentReference w:id="65"/>
      </w:r>
      <w:r>
        <w:t>ambiental</w:t>
      </w:r>
    </w:p>
    <w:p w14:paraId="09A2CCCB" w14:textId="0C021E4D" w:rsidR="00BC6600" w:rsidRDefault="00AE7C25" w:rsidP="008869AF">
      <w:pPr>
        <w:pStyle w:val="TF-TEXTO"/>
      </w:pPr>
      <w:commentRangeStart w:id="66"/>
      <w:r>
        <w:t xml:space="preserve">Sánches </w:t>
      </w:r>
      <w:commentRangeEnd w:id="66"/>
      <w:r w:rsidR="0091684C">
        <w:rPr>
          <w:rStyle w:val="Refdecomentrio"/>
        </w:rPr>
        <w:commentReference w:id="66"/>
      </w:r>
      <w:r>
        <w:t xml:space="preserve">e Lafuente (2010) definem conscientização ambiental como o conceito que refere a fatores especificamente psicológicos que estão relacionados à propensão do indivíduo de </w:t>
      </w:r>
      <w:r w:rsidR="00164F31">
        <w:t>realizar</w:t>
      </w:r>
      <w:r>
        <w:t xml:space="preserve"> comportamentos </w:t>
      </w:r>
      <w:r w:rsidR="00C42FDA">
        <w:t>que favorecem o</w:t>
      </w:r>
      <w:r>
        <w:t xml:space="preserve"> meio ambiente.</w:t>
      </w:r>
    </w:p>
    <w:p w14:paraId="4F4A02B1" w14:textId="136DB468" w:rsidR="008869AF" w:rsidRPr="008869AF" w:rsidRDefault="00D2484B" w:rsidP="008869AF">
      <w:pPr>
        <w:pStyle w:val="TF-TEXTO"/>
      </w:pPr>
      <w:r>
        <w:t xml:space="preserve">Homburg e Stolberg (2006) citam quatro exemplos de comportamentos que </w:t>
      </w:r>
      <w:r w:rsidR="00451793">
        <w:t xml:space="preserve">podem ser classificados como </w:t>
      </w:r>
      <w:r>
        <w:t>favorece</w:t>
      </w:r>
      <w:r w:rsidR="00451793">
        <w:t>dores d</w:t>
      </w:r>
      <w:r>
        <w:t xml:space="preserve">o meio ambiente, sendo eles: ativismo ambiental (como envolvimento de organizações ambientais); </w:t>
      </w:r>
      <w:r w:rsidR="009E6A80">
        <w:t xml:space="preserve">comportamentos não-ativistas em esferas públicas (como petições); </w:t>
      </w:r>
      <w:r w:rsidR="00116498">
        <w:t xml:space="preserve">ambientalismo do setor privado (como </w:t>
      </w:r>
      <w:r w:rsidR="001A554E">
        <w:t>poupar energia</w:t>
      </w:r>
      <w:r w:rsidR="00116498">
        <w:t xml:space="preserve"> e compra</w:t>
      </w:r>
      <w:r w:rsidR="004776B9">
        <w:t>r</w:t>
      </w:r>
      <w:r w:rsidR="00116498">
        <w:t xml:space="preserve"> objetos feitos com materiais reciclados)</w:t>
      </w:r>
      <w:r w:rsidR="00BC6600">
        <w:t>; e comportamentos em organizações (como o design de produtos).</w:t>
      </w:r>
    </w:p>
    <w:p w14:paraId="4B4647E8" w14:textId="77777777" w:rsidR="00A7748B" w:rsidRDefault="00A7748B" w:rsidP="00A7748B">
      <w:pPr>
        <w:pStyle w:val="Ttulo2"/>
      </w:pPr>
      <w:r>
        <w:t>TRABALHOS CORRELATOS</w:t>
      </w:r>
    </w:p>
    <w:p w14:paraId="624168F8" w14:textId="15EEC38A" w:rsidR="005816A3" w:rsidRDefault="00C87BD4" w:rsidP="006656B5">
      <w:pPr>
        <w:pStyle w:val="TF-TEXTO"/>
      </w:pPr>
      <w:r>
        <w:t xml:space="preserve">São apresentados trabalhos com características semelhantes aos principais objetivos do estudo proposto. O primeiro está detalhado no </w:t>
      </w:r>
      <w:commentRangeStart w:id="67"/>
      <w:r w:rsidR="001E32E6">
        <w:fldChar w:fldCharType="begin"/>
      </w:r>
      <w:r w:rsidR="001E32E6">
        <w:instrText xml:space="preserve"> REF _Ref520281304 \h </w:instrText>
      </w:r>
      <w:r w:rsidR="001E32E6">
        <w:fldChar w:fldCharType="separate"/>
      </w:r>
      <w:r w:rsidR="00422DB9">
        <w:t xml:space="preserve">Quadro </w:t>
      </w:r>
      <w:r w:rsidR="00422DB9">
        <w:rPr>
          <w:noProof/>
        </w:rPr>
        <w:t>1</w:t>
      </w:r>
      <w:r w:rsidR="001E32E6">
        <w:fldChar w:fldCharType="end"/>
      </w:r>
      <w:r>
        <w:fldChar w:fldCharType="begin"/>
      </w:r>
      <w:r>
        <w:instrText xml:space="preserve"> REF _Ref138357218 \h </w:instrText>
      </w:r>
      <w:r>
        <w:fldChar w:fldCharType="separate"/>
      </w:r>
      <w:r w:rsidR="0091684C">
        <w:rPr>
          <w:b/>
          <w:bCs/>
        </w:rPr>
        <w:t>Erro! Fonte de referência não encontrada.</w:t>
      </w:r>
      <w:r>
        <w:fldChar w:fldCharType="end"/>
      </w:r>
      <w:commentRangeEnd w:id="67"/>
      <w:r w:rsidR="0091684C">
        <w:rPr>
          <w:rStyle w:val="Refdecomentrio"/>
        </w:rPr>
        <w:commentReference w:id="67"/>
      </w:r>
      <w:r>
        <w:t xml:space="preserve">, e o trabalho se trata do jogo CidadaniaAR (NIENOW, 2019), que foi desenvolvido utilizando realidade aumentada e ilusão de ótica, além de abordar o tema reciclagem. O segundo trabalho, que está sendo apresentado no </w:t>
      </w:r>
      <w:r>
        <w:fldChar w:fldCharType="begin"/>
      </w:r>
      <w:r>
        <w:instrText xml:space="preserve"> REF _Ref138359130 \h </w:instrText>
      </w:r>
      <w:r>
        <w:fldChar w:fldCharType="separate"/>
      </w:r>
      <w:r w:rsidR="00422DB9">
        <w:t xml:space="preserve">Quadro </w:t>
      </w:r>
      <w:r w:rsidR="00422DB9">
        <w:rPr>
          <w:noProof/>
        </w:rPr>
        <w:t>2</w:t>
      </w:r>
      <w:r>
        <w:fldChar w:fldCharType="end"/>
      </w:r>
      <w:r>
        <w:t xml:space="preserve">, explica um pouco mais sobre o jogo Vignettes (SKELETON BUSINESS, 2017), que tem o foco em exploração e na sua utilização de ilusão de ótica. Já o </w:t>
      </w:r>
      <w:r>
        <w:fldChar w:fldCharType="begin"/>
      </w:r>
      <w:r>
        <w:instrText xml:space="preserve"> REF _Ref138359337 \h </w:instrText>
      </w:r>
      <w:r>
        <w:fldChar w:fldCharType="separate"/>
      </w:r>
      <w:r w:rsidR="00422DB9">
        <w:t xml:space="preserve">Quadro </w:t>
      </w:r>
      <w:r w:rsidR="00422DB9">
        <w:rPr>
          <w:noProof/>
        </w:rPr>
        <w:t>3</w:t>
      </w:r>
      <w:r>
        <w:fldChar w:fldCharType="end"/>
      </w:r>
      <w:r>
        <w:t xml:space="preserve"> traz informações sobre o jogo Monument Valley (</w:t>
      </w:r>
      <w:r w:rsidRPr="00951320">
        <w:t>USTWO GAMES</w:t>
      </w:r>
      <w:r>
        <w:t xml:space="preserve">, 2014), que é um jogo </w:t>
      </w:r>
      <w:del w:id="68" w:author="Dalton Solano dos Reis" w:date="2023-06-26T17:36:00Z">
        <w:r w:rsidDel="00C34D67">
          <w:delText xml:space="preserve">mobile </w:delText>
        </w:r>
      </w:del>
      <w:ins w:id="69" w:author="Dalton Solano dos Reis" w:date="2023-06-26T17:36:00Z">
        <w:r w:rsidR="00C34D67">
          <w:t xml:space="preserve">móvel </w:t>
        </w:r>
      </w:ins>
      <w:r>
        <w:t>que também se utiliza de ilusão de ótica como mecânica principal do jogo para avançar na história.</w:t>
      </w:r>
    </w:p>
    <w:p w14:paraId="0264DC32" w14:textId="25BEBADA" w:rsidR="005816A3" w:rsidRPr="001B7764" w:rsidRDefault="005816A3" w:rsidP="001B7764">
      <w:pPr>
        <w:pStyle w:val="TF-LEGENDA"/>
      </w:pPr>
      <w:bookmarkStart w:id="70" w:name="_Ref520281304"/>
      <w:r>
        <w:t xml:space="preserve">Quadro </w:t>
      </w:r>
      <w:fldSimple w:instr=" SEQ Quadro \* ARABIC ">
        <w:r w:rsidR="00422DB9">
          <w:rPr>
            <w:noProof/>
          </w:rPr>
          <w:t>1</w:t>
        </w:r>
      </w:fldSimple>
      <w:bookmarkEnd w:id="70"/>
      <w:r>
        <w:t xml:space="preserve"> – </w:t>
      </w:r>
      <w:r w:rsidR="00376890">
        <w:t>CidadaniaAR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Pr="00994379" w:rsidRDefault="005816A3" w:rsidP="00994379">
            <w:pPr>
              <w:pStyle w:val="TF-TEXTO-QUADRO"/>
            </w:pPr>
            <w:r w:rsidRPr="00994379">
              <w:t>Referência</w:t>
            </w:r>
          </w:p>
        </w:tc>
        <w:tc>
          <w:tcPr>
            <w:tcW w:w="7970" w:type="dxa"/>
            <w:shd w:val="clear" w:color="auto" w:fill="auto"/>
          </w:tcPr>
          <w:p w14:paraId="6D88E0CD" w14:textId="7B5A76E8" w:rsidR="005816A3" w:rsidRPr="00994379" w:rsidRDefault="00376890" w:rsidP="00994379">
            <w:pPr>
              <w:pStyle w:val="TF-TEXTO-QUADRO"/>
            </w:pPr>
            <w:r w:rsidRPr="00994379">
              <w:t>Nienow (2019)</w:t>
            </w:r>
            <w:ins w:id="71" w:author="Dalton Solano dos Reis" w:date="2023-06-26T17:38:00Z">
              <w:r w:rsidR="00C34D67">
                <w:t>.</w:t>
              </w:r>
            </w:ins>
          </w:p>
        </w:tc>
      </w:tr>
      <w:tr w:rsidR="005816A3" w14:paraId="6F35EC71" w14:textId="77777777" w:rsidTr="00E36EE8">
        <w:tc>
          <w:tcPr>
            <w:tcW w:w="1701" w:type="dxa"/>
            <w:shd w:val="clear" w:color="auto" w:fill="auto"/>
          </w:tcPr>
          <w:p w14:paraId="21D7DD23" w14:textId="77777777" w:rsidR="005816A3" w:rsidRPr="00994379" w:rsidRDefault="005816A3" w:rsidP="00994379">
            <w:pPr>
              <w:pStyle w:val="TF-TEXTO-QUADRO"/>
            </w:pPr>
            <w:r w:rsidRPr="00994379">
              <w:t>Objetivos</w:t>
            </w:r>
          </w:p>
        </w:tc>
        <w:tc>
          <w:tcPr>
            <w:tcW w:w="7970" w:type="dxa"/>
            <w:shd w:val="clear" w:color="auto" w:fill="auto"/>
          </w:tcPr>
          <w:p w14:paraId="714B4228" w14:textId="6D98535F" w:rsidR="005816A3" w:rsidRPr="00994379" w:rsidRDefault="00BF6DAB" w:rsidP="00994379">
            <w:pPr>
              <w:pStyle w:val="TF-TEXTO-QUADRO"/>
            </w:pPr>
            <w:r w:rsidRPr="00994379">
              <w:t>Criar um jogo que faça uso da ilusão de ótica como mecânica principal de jogabilidade</w:t>
            </w:r>
            <w:r w:rsidR="003C57CD" w:rsidRPr="00994379">
              <w:t>.</w:t>
            </w:r>
          </w:p>
        </w:tc>
      </w:tr>
      <w:tr w:rsidR="005816A3" w14:paraId="50E7DFC8" w14:textId="77777777" w:rsidTr="00E36EE8">
        <w:tc>
          <w:tcPr>
            <w:tcW w:w="1701" w:type="dxa"/>
            <w:shd w:val="clear" w:color="auto" w:fill="auto"/>
          </w:tcPr>
          <w:p w14:paraId="02BCAB42" w14:textId="77777777" w:rsidR="005816A3" w:rsidRPr="00994379" w:rsidRDefault="005816A3" w:rsidP="00994379">
            <w:pPr>
              <w:pStyle w:val="TF-TEXTO-QUADRO"/>
            </w:pPr>
            <w:r w:rsidRPr="00994379">
              <w:t>Principais funcionalidades</w:t>
            </w:r>
          </w:p>
        </w:tc>
        <w:tc>
          <w:tcPr>
            <w:tcW w:w="7970" w:type="dxa"/>
            <w:shd w:val="clear" w:color="auto" w:fill="auto"/>
          </w:tcPr>
          <w:p w14:paraId="1B02AE5D" w14:textId="3E9C34C5" w:rsidR="005816A3" w:rsidRPr="00994379" w:rsidRDefault="00F407EA" w:rsidP="00994379">
            <w:pPr>
              <w:pStyle w:val="TF-TEXTO-QUADRO"/>
            </w:pPr>
            <w:r w:rsidRPr="00994379">
              <w:t xml:space="preserve">Resolução de desafios </w:t>
            </w:r>
            <w:r w:rsidR="00062EE4" w:rsidRPr="00994379">
              <w:t>utilizando ilusão de ótica.</w:t>
            </w:r>
          </w:p>
        </w:tc>
      </w:tr>
      <w:tr w:rsidR="005816A3" w14:paraId="200A0FFC" w14:textId="77777777" w:rsidTr="00E36EE8">
        <w:tc>
          <w:tcPr>
            <w:tcW w:w="1701" w:type="dxa"/>
            <w:shd w:val="clear" w:color="auto" w:fill="auto"/>
          </w:tcPr>
          <w:p w14:paraId="6A80DCC3" w14:textId="77777777" w:rsidR="005816A3" w:rsidRPr="00994379" w:rsidRDefault="005816A3" w:rsidP="00994379">
            <w:pPr>
              <w:pStyle w:val="TF-TEXTO-QUADRO"/>
            </w:pPr>
            <w:r w:rsidRPr="00994379">
              <w:t>Ferramentas de desenvolvimento</w:t>
            </w:r>
          </w:p>
        </w:tc>
        <w:tc>
          <w:tcPr>
            <w:tcW w:w="7970" w:type="dxa"/>
            <w:shd w:val="clear" w:color="auto" w:fill="auto"/>
          </w:tcPr>
          <w:p w14:paraId="6CA20E43" w14:textId="29B05ACE" w:rsidR="005816A3" w:rsidRPr="00994379" w:rsidRDefault="00F407EA" w:rsidP="00994379">
            <w:pPr>
              <w:pStyle w:val="TF-TEXTO-QUADRO"/>
            </w:pPr>
            <w:r w:rsidRPr="00994379">
              <w:t>Unity 3D</w:t>
            </w:r>
            <w:r w:rsidR="003C57CD" w:rsidRPr="00994379">
              <w:t>.</w:t>
            </w:r>
          </w:p>
        </w:tc>
      </w:tr>
      <w:tr w:rsidR="005816A3" w14:paraId="3A090D49" w14:textId="77777777" w:rsidTr="00E36EE8">
        <w:tc>
          <w:tcPr>
            <w:tcW w:w="1701" w:type="dxa"/>
            <w:shd w:val="clear" w:color="auto" w:fill="auto"/>
          </w:tcPr>
          <w:p w14:paraId="3D1402E6" w14:textId="77777777" w:rsidR="005816A3" w:rsidRPr="00994379" w:rsidRDefault="005816A3" w:rsidP="00994379">
            <w:pPr>
              <w:pStyle w:val="TF-TEXTO-QUADRO"/>
            </w:pPr>
            <w:r w:rsidRPr="00994379">
              <w:t>Resultados e conclusões</w:t>
            </w:r>
          </w:p>
        </w:tc>
        <w:tc>
          <w:tcPr>
            <w:tcW w:w="7970" w:type="dxa"/>
            <w:shd w:val="clear" w:color="auto" w:fill="auto"/>
          </w:tcPr>
          <w:p w14:paraId="43C00EEA" w14:textId="40226A9B" w:rsidR="005816A3" w:rsidRPr="00994379" w:rsidRDefault="00F407EA" w:rsidP="00994379">
            <w:pPr>
              <w:pStyle w:val="TF-TEXTO-QUADRO"/>
            </w:pPr>
            <w:r w:rsidRPr="00994379">
              <w:t>Após a aplicação de questionários, concluiu-se que o objetivo foi alcançado, apesar de pontos a melhorar terem sido apresentados.</w:t>
            </w:r>
          </w:p>
        </w:tc>
      </w:tr>
    </w:tbl>
    <w:p w14:paraId="084F810A" w14:textId="77777777" w:rsidR="005816A3" w:rsidRDefault="00A7748B" w:rsidP="00A7748B">
      <w:pPr>
        <w:pStyle w:val="TF-FONTE"/>
      </w:pPr>
      <w:r>
        <w:t>Fonte: elaborado pelo autor.</w:t>
      </w:r>
    </w:p>
    <w:p w14:paraId="786BD1DE" w14:textId="221757DB" w:rsidR="00F975D6" w:rsidRDefault="00F975D6" w:rsidP="00F975D6">
      <w:pPr>
        <w:pStyle w:val="TF-TEXTO"/>
      </w:pPr>
      <w:r w:rsidRPr="008C26F1">
        <w:t>Nienow (2019) desenvolve</w:t>
      </w:r>
      <w:r>
        <w:t>u</w:t>
      </w:r>
      <w:r w:rsidRPr="008C26F1">
        <w:t xml:space="preserve"> o C</w:t>
      </w:r>
      <w:r>
        <w:t>idadania</w:t>
      </w:r>
      <w:r w:rsidRPr="008C26F1">
        <w:t>AR, um jogo de puzzle e realidade aumentada focado em ilusão de ótica, incorporando o tema de reciclagem de forma interativa</w:t>
      </w:r>
      <w:r w:rsidR="00810F69">
        <w:t>, c</w:t>
      </w:r>
      <w:r>
        <w:t xml:space="preserve">onforme demonstrado na </w:t>
      </w:r>
      <w:r>
        <w:fldChar w:fldCharType="begin"/>
      </w:r>
      <w:r>
        <w:instrText xml:space="preserve"> REF _Ref138363535 \h  \* MERGEFORMAT </w:instrText>
      </w:r>
      <w:r>
        <w:fldChar w:fldCharType="separate"/>
      </w:r>
      <w:r w:rsidR="00422DB9" w:rsidRPr="00E72F92">
        <w:t xml:space="preserve">Figura </w:t>
      </w:r>
      <w:r w:rsidR="00422DB9">
        <w:rPr>
          <w:noProof/>
        </w:rPr>
        <w:t>4</w:t>
      </w:r>
      <w:r>
        <w:fldChar w:fldCharType="end"/>
      </w:r>
      <w:r w:rsidRPr="008C26F1">
        <w:t xml:space="preserve">. O jogo foi desenvolvido utilizando o motor gráfico Unity junto da linguagem de programação C#, além do </w:t>
      </w:r>
      <w:r w:rsidRPr="00C34D67">
        <w:rPr>
          <w:i/>
          <w:iCs/>
          <w:rPrChange w:id="72" w:author="Dalton Solano dos Reis" w:date="2023-06-26T17:37:00Z">
            <w:rPr/>
          </w:rPrChange>
        </w:rPr>
        <w:t>plugin</w:t>
      </w:r>
      <w:r w:rsidRPr="008C26F1">
        <w:t xml:space="preserve"> para realidade aumentada Vuforia e o software Blender para o desenvolvimento de customizações do jogo em relação a modelos 3D.</w:t>
      </w:r>
    </w:p>
    <w:p w14:paraId="70857DE3" w14:textId="24B9D9C0" w:rsidR="00482346" w:rsidRPr="00E72F92" w:rsidRDefault="00482346" w:rsidP="00482346">
      <w:pPr>
        <w:pStyle w:val="TF-LEGENDA"/>
        <w:rPr>
          <w:i/>
          <w:iCs/>
        </w:rPr>
      </w:pPr>
      <w:bookmarkStart w:id="73" w:name="_Ref138363535"/>
      <w:r w:rsidRPr="00E72F92">
        <w:lastRenderedPageBreak/>
        <w:t xml:space="preserve">Figura </w:t>
      </w:r>
      <w:fldSimple w:instr=" SEQ Figura \* ARABIC ">
        <w:r w:rsidR="00422DB9">
          <w:rPr>
            <w:noProof/>
          </w:rPr>
          <w:t>4</w:t>
        </w:r>
      </w:fldSimple>
      <w:bookmarkEnd w:id="73"/>
      <w:r>
        <w:t xml:space="preserve"> – </w:t>
      </w:r>
      <w:r w:rsidRPr="0014324E">
        <w:rPr>
          <w:noProof/>
        </w:rPr>
        <w:t>Puzzle de fragmentação e sua resolução</w:t>
      </w:r>
    </w:p>
    <w:p w14:paraId="4C3B50F8" w14:textId="77777777" w:rsidR="00482346" w:rsidRDefault="00482346" w:rsidP="00482346">
      <w:pPr>
        <w:pStyle w:val="TF-FIGURA"/>
      </w:pPr>
      <w:r w:rsidRPr="002F1895">
        <w:rPr>
          <w:noProof/>
        </w:rPr>
        <w:drawing>
          <wp:inline distT="0" distB="0" distL="0" distR="0" wp14:anchorId="3EB17B03" wp14:editId="4D6EE3AF">
            <wp:extent cx="4467225" cy="1691100"/>
            <wp:effectExtent l="19050" t="19050" r="9525" b="23495"/>
            <wp:docPr id="1711475193" name="Imagem 171147519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com confiança baixa"/>
                    <pic:cNvPicPr/>
                  </pic:nvPicPr>
                  <pic:blipFill>
                    <a:blip r:embed="rId18"/>
                    <a:stretch>
                      <a:fillRect/>
                    </a:stretch>
                  </pic:blipFill>
                  <pic:spPr>
                    <a:xfrm>
                      <a:off x="0" y="0"/>
                      <a:ext cx="4506994" cy="1706155"/>
                    </a:xfrm>
                    <a:prstGeom prst="rect">
                      <a:avLst/>
                    </a:prstGeom>
                    <a:ln w="6350">
                      <a:solidFill>
                        <a:schemeClr val="tx1"/>
                      </a:solidFill>
                      <a:miter lim="800000"/>
                    </a:ln>
                  </pic:spPr>
                </pic:pic>
              </a:graphicData>
            </a:graphic>
          </wp:inline>
        </w:drawing>
      </w:r>
    </w:p>
    <w:p w14:paraId="1A9E1C54" w14:textId="0EC6D50D" w:rsidR="00482346" w:rsidRPr="00D90BBA" w:rsidRDefault="00482346" w:rsidP="00482346">
      <w:pPr>
        <w:pStyle w:val="TF-FONTE"/>
      </w:pPr>
      <w:r w:rsidRPr="00D90BBA">
        <w:t xml:space="preserve">Fonte: </w:t>
      </w:r>
      <w:commentRangeStart w:id="74"/>
      <w:r w:rsidR="00C34D67" w:rsidRPr="00D90BBA">
        <w:t xml:space="preserve">Nienow </w:t>
      </w:r>
      <w:commentRangeEnd w:id="74"/>
      <w:r w:rsidR="00C34D67">
        <w:rPr>
          <w:rStyle w:val="Refdecomentrio"/>
        </w:rPr>
        <w:commentReference w:id="74"/>
      </w:r>
      <w:r w:rsidRPr="00D90BBA">
        <w:t>(2019).</w:t>
      </w:r>
    </w:p>
    <w:p w14:paraId="08ECE467" w14:textId="6C499E7D" w:rsidR="00B27F65" w:rsidRPr="004A193C" w:rsidRDefault="00B27F65" w:rsidP="00B27F65">
      <w:pPr>
        <w:pStyle w:val="TF-LEGENDA"/>
      </w:pPr>
      <w:bookmarkStart w:id="75" w:name="_Ref138359130"/>
      <w:r>
        <w:t xml:space="preserve">Quadro </w:t>
      </w:r>
      <w:fldSimple w:instr=" SEQ Quadro \* ARABIC ">
        <w:r w:rsidR="00422DB9">
          <w:rPr>
            <w:noProof/>
          </w:rPr>
          <w:t>2</w:t>
        </w:r>
      </w:fldSimple>
      <w:bookmarkEnd w:id="75"/>
      <w:r>
        <w:t xml:space="preserve"> - Vignettes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27F65" w14:paraId="7AF90366" w14:textId="77777777" w:rsidTr="004C197E">
        <w:tc>
          <w:tcPr>
            <w:tcW w:w="1701" w:type="dxa"/>
            <w:shd w:val="clear" w:color="auto" w:fill="auto"/>
          </w:tcPr>
          <w:p w14:paraId="65194E80" w14:textId="77777777" w:rsidR="00B27F65" w:rsidRPr="00994379" w:rsidRDefault="00B27F65" w:rsidP="00994379">
            <w:pPr>
              <w:pStyle w:val="TF-TEXTO-QUADRO"/>
            </w:pPr>
            <w:r w:rsidRPr="00994379">
              <w:t>Referência</w:t>
            </w:r>
          </w:p>
        </w:tc>
        <w:tc>
          <w:tcPr>
            <w:tcW w:w="7970" w:type="dxa"/>
            <w:shd w:val="clear" w:color="auto" w:fill="auto"/>
          </w:tcPr>
          <w:p w14:paraId="16E56FA6" w14:textId="7A7092FD" w:rsidR="00B27F65" w:rsidRPr="00994379" w:rsidRDefault="001D3369" w:rsidP="00994379">
            <w:pPr>
              <w:pStyle w:val="TF-TEXTO-QUADRO"/>
            </w:pPr>
            <w:r w:rsidRPr="00994379">
              <w:t>Skeleton Business</w:t>
            </w:r>
            <w:r w:rsidR="00B27F65" w:rsidRPr="00994379">
              <w:t xml:space="preserve"> (201</w:t>
            </w:r>
            <w:r w:rsidRPr="00994379">
              <w:t>7</w:t>
            </w:r>
            <w:r w:rsidR="00B27F65" w:rsidRPr="00994379">
              <w:t>)</w:t>
            </w:r>
            <w:ins w:id="76" w:author="Dalton Solano dos Reis" w:date="2023-06-26T17:39:00Z">
              <w:r w:rsidR="00C34D67">
                <w:t>.</w:t>
              </w:r>
            </w:ins>
          </w:p>
        </w:tc>
      </w:tr>
      <w:tr w:rsidR="00B27F65" w14:paraId="340DAAF7" w14:textId="77777777" w:rsidTr="004C197E">
        <w:tc>
          <w:tcPr>
            <w:tcW w:w="1701" w:type="dxa"/>
            <w:shd w:val="clear" w:color="auto" w:fill="auto"/>
          </w:tcPr>
          <w:p w14:paraId="3E0466ED" w14:textId="77777777" w:rsidR="00B27F65" w:rsidRPr="00994379" w:rsidRDefault="00B27F65" w:rsidP="00994379">
            <w:pPr>
              <w:pStyle w:val="TF-TEXTO-QUADRO"/>
            </w:pPr>
            <w:r w:rsidRPr="00994379">
              <w:t>Objetivos</w:t>
            </w:r>
          </w:p>
        </w:tc>
        <w:tc>
          <w:tcPr>
            <w:tcW w:w="7970" w:type="dxa"/>
            <w:shd w:val="clear" w:color="auto" w:fill="auto"/>
          </w:tcPr>
          <w:p w14:paraId="49ED6A23" w14:textId="3953C36E" w:rsidR="00B27F65" w:rsidRPr="00994379" w:rsidRDefault="001D3369" w:rsidP="00994379">
            <w:pPr>
              <w:pStyle w:val="TF-TEXTO-QUADRO"/>
            </w:pPr>
            <w:r w:rsidRPr="00994379">
              <w:t>Produto comercial</w:t>
            </w:r>
            <w:r w:rsidR="00C1658F" w:rsidRPr="00994379">
              <w:t>.</w:t>
            </w:r>
          </w:p>
        </w:tc>
      </w:tr>
      <w:tr w:rsidR="00B27F65" w14:paraId="5882CCC7" w14:textId="77777777" w:rsidTr="004C197E">
        <w:tc>
          <w:tcPr>
            <w:tcW w:w="1701" w:type="dxa"/>
            <w:shd w:val="clear" w:color="auto" w:fill="auto"/>
          </w:tcPr>
          <w:p w14:paraId="0B648EF0" w14:textId="77777777" w:rsidR="00B27F65" w:rsidRPr="00994379" w:rsidRDefault="00B27F65" w:rsidP="00994379">
            <w:pPr>
              <w:pStyle w:val="TF-TEXTO-QUADRO"/>
            </w:pPr>
            <w:r w:rsidRPr="00994379">
              <w:t>Principais funcionalidades</w:t>
            </w:r>
          </w:p>
        </w:tc>
        <w:tc>
          <w:tcPr>
            <w:tcW w:w="7970" w:type="dxa"/>
            <w:shd w:val="clear" w:color="auto" w:fill="auto"/>
          </w:tcPr>
          <w:p w14:paraId="2BCC526C" w14:textId="53E932EB" w:rsidR="00B27F65" w:rsidRPr="00994379" w:rsidRDefault="00114C11" w:rsidP="00994379">
            <w:pPr>
              <w:pStyle w:val="TF-TEXTO-QUADRO"/>
            </w:pPr>
            <w:r w:rsidRPr="00994379">
              <w:t>Utilização da ilusão de ótica para realizar a exploração da história.</w:t>
            </w:r>
          </w:p>
        </w:tc>
      </w:tr>
      <w:tr w:rsidR="00B27F65" w14:paraId="0D40E1F1" w14:textId="77777777" w:rsidTr="004C197E">
        <w:tc>
          <w:tcPr>
            <w:tcW w:w="1701" w:type="dxa"/>
            <w:shd w:val="clear" w:color="auto" w:fill="auto"/>
          </w:tcPr>
          <w:p w14:paraId="2CF6DC70" w14:textId="77777777" w:rsidR="00B27F65" w:rsidRPr="00994379" w:rsidRDefault="00B27F65" w:rsidP="00994379">
            <w:pPr>
              <w:pStyle w:val="TF-TEXTO-QUADRO"/>
            </w:pPr>
            <w:r w:rsidRPr="00994379">
              <w:t>Ferramentas de desenvolvimento</w:t>
            </w:r>
          </w:p>
        </w:tc>
        <w:tc>
          <w:tcPr>
            <w:tcW w:w="7970" w:type="dxa"/>
            <w:shd w:val="clear" w:color="auto" w:fill="auto"/>
          </w:tcPr>
          <w:p w14:paraId="15738EFB" w14:textId="677CC9BA" w:rsidR="00B27F65" w:rsidRPr="00994379" w:rsidRDefault="00B27F65" w:rsidP="00994379">
            <w:pPr>
              <w:pStyle w:val="TF-TEXTO-QUADRO"/>
            </w:pPr>
            <w:r w:rsidRPr="00994379">
              <w:t>Unity 3D</w:t>
            </w:r>
            <w:r w:rsidR="00C1658F" w:rsidRPr="00994379">
              <w:t>.</w:t>
            </w:r>
          </w:p>
        </w:tc>
      </w:tr>
      <w:tr w:rsidR="00B27F65" w14:paraId="06290821" w14:textId="77777777" w:rsidTr="004C197E">
        <w:tc>
          <w:tcPr>
            <w:tcW w:w="1701" w:type="dxa"/>
            <w:shd w:val="clear" w:color="auto" w:fill="auto"/>
          </w:tcPr>
          <w:p w14:paraId="0D289B38" w14:textId="77777777" w:rsidR="00B27F65" w:rsidRPr="00994379" w:rsidRDefault="00B27F65" w:rsidP="00994379">
            <w:pPr>
              <w:pStyle w:val="TF-TEXTO-QUADRO"/>
            </w:pPr>
            <w:r w:rsidRPr="00994379">
              <w:t>Resultados e conclusões</w:t>
            </w:r>
          </w:p>
        </w:tc>
        <w:tc>
          <w:tcPr>
            <w:tcW w:w="7970" w:type="dxa"/>
            <w:shd w:val="clear" w:color="auto" w:fill="auto"/>
          </w:tcPr>
          <w:p w14:paraId="69D75D74" w14:textId="349BAB84" w:rsidR="00B27F65" w:rsidRPr="00994379" w:rsidRDefault="003963CC" w:rsidP="00994379">
            <w:pPr>
              <w:pStyle w:val="TF-TEXTO-QUADRO"/>
            </w:pPr>
            <w:r w:rsidRPr="00994379">
              <w:t>Vignettes recebeu e foi indicado a premiações desde 2015 até 2018, incluindo o prêmio IndieCade EU 2017.</w:t>
            </w:r>
          </w:p>
        </w:tc>
      </w:tr>
    </w:tbl>
    <w:p w14:paraId="6F299D6C" w14:textId="77777777" w:rsidR="00B27F65" w:rsidRDefault="00B27F65" w:rsidP="00B27F65">
      <w:pPr>
        <w:pStyle w:val="TF-FONTE"/>
      </w:pPr>
      <w:r>
        <w:t>Fonte: elaborado pelo autor.</w:t>
      </w:r>
    </w:p>
    <w:p w14:paraId="65F8AEB9" w14:textId="77777777" w:rsidR="00BA4AC7" w:rsidRDefault="00BA4AC7" w:rsidP="00BA4AC7">
      <w:pPr>
        <w:pStyle w:val="TF-TEXTO"/>
      </w:pPr>
      <w:r>
        <w:t xml:space="preserve">O estúdio </w:t>
      </w:r>
      <w:r w:rsidRPr="002F5846">
        <w:t xml:space="preserve">Skeleton Business </w:t>
      </w:r>
      <w:r>
        <w:t xml:space="preserve">(2017) desenvolveu </w:t>
      </w:r>
      <w:r w:rsidRPr="002F5846">
        <w:t>Vignettes</w:t>
      </w:r>
      <w:r>
        <w:t xml:space="preserve">, </w:t>
      </w:r>
      <w:r w:rsidRPr="002F5846">
        <w:t>um jogo indie comercial desenvolvido utilizando o motor gráfico Unity. O jogo foi lançado oficialmente em 2017 para iOS e em 2019 para computador, e é focado em exploração com um toque incomum de ilusão de ótica.</w:t>
      </w:r>
    </w:p>
    <w:p w14:paraId="1053ECB7" w14:textId="4C8ADB6F" w:rsidR="00BA4AC7" w:rsidRDefault="00BA4AC7" w:rsidP="00BA4AC7">
      <w:pPr>
        <w:pStyle w:val="TF-TEXTO"/>
      </w:pPr>
      <w:r>
        <w:t xml:space="preserve">Durante o jogo, o </w:t>
      </w:r>
      <w:r w:rsidR="007D1588">
        <w:t xml:space="preserve">jogador </w:t>
      </w:r>
      <w:r>
        <w:t xml:space="preserve">deve rotacionar os objetos que aparecem em sua tela até que ele encontre um ângulo que transformará esse objeto em algum outro objeto ou mesmo um animal, conforme demonstrado na </w:t>
      </w:r>
      <w:r>
        <w:fldChar w:fldCharType="begin"/>
      </w:r>
      <w:r>
        <w:instrText xml:space="preserve"> REF _Ref138364266 \h </w:instrText>
      </w:r>
      <w:r>
        <w:fldChar w:fldCharType="separate"/>
      </w:r>
      <w:r w:rsidR="00422DB9">
        <w:t xml:space="preserve">Figura </w:t>
      </w:r>
      <w:r w:rsidR="00422DB9">
        <w:rPr>
          <w:noProof/>
        </w:rPr>
        <w:t>5</w:t>
      </w:r>
      <w:r>
        <w:fldChar w:fldCharType="end"/>
      </w:r>
      <w:r>
        <w:t xml:space="preserve">. Além da rotação, o </w:t>
      </w:r>
      <w:r w:rsidR="007D1588">
        <w:t xml:space="preserve">jogador </w:t>
      </w:r>
      <w:r>
        <w:t>também pode interagir com quase todos os objetos através de toques/cliques ou alteração do zoom</w:t>
      </w:r>
      <w:del w:id="77" w:author="Dalton Solano dos Reis" w:date="2023-06-26T17:41:00Z">
        <w:r w:rsidDel="00C34D67">
          <w:delText>, o</w:delText>
        </w:r>
      </w:del>
      <w:ins w:id="78" w:author="Dalton Solano dos Reis" w:date="2023-06-26T17:41:00Z">
        <w:r w:rsidR="00C34D67">
          <w:t>. O</w:t>
        </w:r>
      </w:ins>
      <w:r>
        <w:t xml:space="preserve"> que se torna não só um extra interessante para o </w:t>
      </w:r>
      <w:r w:rsidR="007D1588">
        <w:t xml:space="preserve">jogador </w:t>
      </w:r>
      <w:r>
        <w:t>com interações como o barulho de um rádio ou afagar um gato, como também se torna algo necessário em determinados momentos para liberar objetos escondidos.</w:t>
      </w:r>
    </w:p>
    <w:p w14:paraId="7EACE578" w14:textId="1FBC12DB" w:rsidR="00BA4AC7" w:rsidRDefault="00BA4AC7" w:rsidP="00BA4AC7">
      <w:pPr>
        <w:pStyle w:val="TF-LEGENDA"/>
      </w:pPr>
      <w:bookmarkStart w:id="79" w:name="_Ref138364266"/>
      <w:r>
        <w:t xml:space="preserve">Figura </w:t>
      </w:r>
      <w:fldSimple w:instr=" SEQ Figura \* ARABIC ">
        <w:r w:rsidR="00422DB9">
          <w:rPr>
            <w:noProof/>
          </w:rPr>
          <w:t>5</w:t>
        </w:r>
      </w:fldSimple>
      <w:bookmarkEnd w:id="79"/>
      <w:r w:rsidRPr="00800A9A">
        <w:t xml:space="preserve"> – Exemplo de transformação de telefone para panela</w:t>
      </w:r>
    </w:p>
    <w:p w14:paraId="49EC2740" w14:textId="77777777" w:rsidR="00BA4AC7" w:rsidRDefault="00BA4AC7" w:rsidP="00BA4AC7">
      <w:pPr>
        <w:pStyle w:val="TF-FIGURA"/>
      </w:pPr>
      <w:r w:rsidRPr="001F0B5D">
        <w:rPr>
          <w:noProof/>
        </w:rPr>
        <w:drawing>
          <wp:inline distT="0" distB="0" distL="0" distR="0" wp14:anchorId="45329902" wp14:editId="78A6305C">
            <wp:extent cx="2133600" cy="2513965"/>
            <wp:effectExtent l="19050" t="19050" r="19050" b="19685"/>
            <wp:docPr id="376804979" name="Imagem 37680497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 Polígon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9170" cy="2532311"/>
                    </a:xfrm>
                    <a:prstGeom prst="rect">
                      <a:avLst/>
                    </a:prstGeom>
                    <a:noFill/>
                    <a:ln w="6350">
                      <a:solidFill>
                        <a:srgbClr val="000000"/>
                      </a:solidFill>
                      <a:miter lim="800000"/>
                    </a:ln>
                  </pic:spPr>
                </pic:pic>
              </a:graphicData>
            </a:graphic>
          </wp:inline>
        </w:drawing>
      </w:r>
    </w:p>
    <w:p w14:paraId="03AAA96E" w14:textId="7B8A462C" w:rsidR="00BA4AC7" w:rsidRDefault="00BA4AC7" w:rsidP="00BA4AC7">
      <w:pPr>
        <w:pStyle w:val="TF-FONTE"/>
      </w:pPr>
      <w:r w:rsidRPr="000429A4">
        <w:t>Fonte: elaborado pelo autor</w:t>
      </w:r>
      <w:ins w:id="80" w:author="Dalton Solano dos Reis" w:date="2023-06-26T17:43:00Z">
        <w:r w:rsidR="00C34D67">
          <w:t>.</w:t>
        </w:r>
      </w:ins>
    </w:p>
    <w:p w14:paraId="4D106CDB" w14:textId="37789CDD" w:rsidR="009A0CBF" w:rsidRPr="009A0CBF" w:rsidRDefault="009A0CBF" w:rsidP="009A0CBF">
      <w:pPr>
        <w:pStyle w:val="TF-LEGENDA"/>
      </w:pPr>
      <w:bookmarkStart w:id="81" w:name="_Ref138359337"/>
      <w:commentRangeStart w:id="82"/>
      <w:r>
        <w:t xml:space="preserve">Quadro </w:t>
      </w:r>
      <w:commentRangeEnd w:id="82"/>
      <w:r w:rsidR="00C34D67">
        <w:rPr>
          <w:rStyle w:val="Refdecomentrio"/>
        </w:rPr>
        <w:commentReference w:id="82"/>
      </w:r>
      <w:fldSimple w:instr=" SEQ Quadro \* ARABIC ">
        <w:r w:rsidR="00422DB9">
          <w:rPr>
            <w:noProof/>
          </w:rPr>
          <w:t>3</w:t>
        </w:r>
      </w:fldSimple>
      <w:bookmarkEnd w:id="81"/>
      <w:r>
        <w:t xml:space="preserve"> - Monument Valley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A0CBF" w14:paraId="0F5E0D41" w14:textId="77777777" w:rsidTr="004C197E">
        <w:tc>
          <w:tcPr>
            <w:tcW w:w="1701" w:type="dxa"/>
            <w:shd w:val="clear" w:color="auto" w:fill="auto"/>
          </w:tcPr>
          <w:p w14:paraId="3EB1D29D" w14:textId="77777777" w:rsidR="009A0CBF" w:rsidRPr="00994379" w:rsidRDefault="009A0CBF" w:rsidP="00994379">
            <w:pPr>
              <w:pStyle w:val="TF-TEXTO-QUADRO"/>
            </w:pPr>
            <w:r w:rsidRPr="00994379">
              <w:t>Referência</w:t>
            </w:r>
          </w:p>
        </w:tc>
        <w:tc>
          <w:tcPr>
            <w:tcW w:w="7970" w:type="dxa"/>
            <w:shd w:val="clear" w:color="auto" w:fill="auto"/>
          </w:tcPr>
          <w:p w14:paraId="46E9B8A9" w14:textId="5BB06DC3" w:rsidR="009A0CBF" w:rsidRPr="00994379" w:rsidRDefault="006429E3" w:rsidP="00994379">
            <w:pPr>
              <w:pStyle w:val="TF-TEXTO-QUADRO"/>
            </w:pPr>
            <w:r w:rsidRPr="00994379">
              <w:t>Ustwo Games</w:t>
            </w:r>
            <w:r w:rsidR="009A0CBF" w:rsidRPr="00994379">
              <w:t xml:space="preserve"> (201</w:t>
            </w:r>
            <w:r w:rsidRPr="00994379">
              <w:t>4</w:t>
            </w:r>
            <w:r w:rsidR="009A0CBF" w:rsidRPr="00994379">
              <w:t>)</w:t>
            </w:r>
            <w:ins w:id="83" w:author="Dalton Solano dos Reis" w:date="2023-06-26T17:42:00Z">
              <w:r w:rsidR="00C34D67">
                <w:t>.</w:t>
              </w:r>
            </w:ins>
          </w:p>
        </w:tc>
      </w:tr>
      <w:tr w:rsidR="009A0CBF" w14:paraId="1873BB79" w14:textId="77777777" w:rsidTr="004C197E">
        <w:tc>
          <w:tcPr>
            <w:tcW w:w="1701" w:type="dxa"/>
            <w:shd w:val="clear" w:color="auto" w:fill="auto"/>
          </w:tcPr>
          <w:p w14:paraId="262F32A2" w14:textId="77777777" w:rsidR="009A0CBF" w:rsidRPr="00994379" w:rsidRDefault="009A0CBF" w:rsidP="00994379">
            <w:pPr>
              <w:pStyle w:val="TF-TEXTO-QUADRO"/>
            </w:pPr>
            <w:r w:rsidRPr="00994379">
              <w:t>Objetivos</w:t>
            </w:r>
          </w:p>
        </w:tc>
        <w:tc>
          <w:tcPr>
            <w:tcW w:w="7970" w:type="dxa"/>
            <w:shd w:val="clear" w:color="auto" w:fill="auto"/>
          </w:tcPr>
          <w:p w14:paraId="7BB63748" w14:textId="77777777" w:rsidR="009A0CBF" w:rsidRPr="00994379" w:rsidRDefault="009A0CBF" w:rsidP="00994379">
            <w:pPr>
              <w:pStyle w:val="TF-TEXTO-QUADRO"/>
            </w:pPr>
            <w:r w:rsidRPr="00994379">
              <w:t>Produto comercial.</w:t>
            </w:r>
          </w:p>
        </w:tc>
      </w:tr>
      <w:tr w:rsidR="009A0CBF" w14:paraId="78610585" w14:textId="77777777" w:rsidTr="004C197E">
        <w:tc>
          <w:tcPr>
            <w:tcW w:w="1701" w:type="dxa"/>
            <w:shd w:val="clear" w:color="auto" w:fill="auto"/>
          </w:tcPr>
          <w:p w14:paraId="2AEBBD3E" w14:textId="77777777" w:rsidR="009A0CBF" w:rsidRPr="00994379" w:rsidRDefault="009A0CBF" w:rsidP="00994379">
            <w:pPr>
              <w:pStyle w:val="TF-TEXTO-QUADRO"/>
            </w:pPr>
            <w:r w:rsidRPr="00994379">
              <w:t>Principais funcionalidades</w:t>
            </w:r>
          </w:p>
        </w:tc>
        <w:tc>
          <w:tcPr>
            <w:tcW w:w="7970" w:type="dxa"/>
            <w:shd w:val="clear" w:color="auto" w:fill="auto"/>
          </w:tcPr>
          <w:p w14:paraId="30C7B46A" w14:textId="2E7353C7" w:rsidR="009A0CBF" w:rsidRPr="00994379" w:rsidRDefault="009A0CBF" w:rsidP="00994379">
            <w:pPr>
              <w:pStyle w:val="TF-TEXTO-QUADRO"/>
            </w:pPr>
            <w:r w:rsidRPr="00994379">
              <w:t xml:space="preserve">Utilização da ilusão de ótica para </w:t>
            </w:r>
            <w:r w:rsidR="00BE1B24" w:rsidRPr="00994379">
              <w:t>resolver enigmas e avançar</w:t>
            </w:r>
            <w:r w:rsidRPr="00994379">
              <w:t xml:space="preserve"> </w:t>
            </w:r>
            <w:r w:rsidR="00BE1B24" w:rsidRPr="00994379">
              <w:t>n</w:t>
            </w:r>
            <w:r w:rsidRPr="00994379">
              <w:t>a história.</w:t>
            </w:r>
          </w:p>
        </w:tc>
      </w:tr>
      <w:tr w:rsidR="009A0CBF" w14:paraId="49FB3CBF" w14:textId="77777777" w:rsidTr="004C197E">
        <w:tc>
          <w:tcPr>
            <w:tcW w:w="1701" w:type="dxa"/>
            <w:shd w:val="clear" w:color="auto" w:fill="auto"/>
          </w:tcPr>
          <w:p w14:paraId="3D1DB64E" w14:textId="77777777" w:rsidR="009A0CBF" w:rsidRPr="00994379" w:rsidRDefault="009A0CBF" w:rsidP="00994379">
            <w:pPr>
              <w:pStyle w:val="TF-TEXTO-QUADRO"/>
            </w:pPr>
            <w:r w:rsidRPr="00994379">
              <w:lastRenderedPageBreak/>
              <w:t>Ferramentas de desenvolvimento</w:t>
            </w:r>
          </w:p>
        </w:tc>
        <w:tc>
          <w:tcPr>
            <w:tcW w:w="7970" w:type="dxa"/>
            <w:shd w:val="clear" w:color="auto" w:fill="auto"/>
          </w:tcPr>
          <w:p w14:paraId="37E792E5" w14:textId="77777777" w:rsidR="009A0CBF" w:rsidRPr="00994379" w:rsidRDefault="009A0CBF" w:rsidP="00994379">
            <w:pPr>
              <w:pStyle w:val="TF-TEXTO-QUADRO"/>
            </w:pPr>
            <w:r w:rsidRPr="00994379">
              <w:t>Unity 3D.</w:t>
            </w:r>
          </w:p>
        </w:tc>
      </w:tr>
      <w:tr w:rsidR="009A0CBF" w14:paraId="72CFC9A3" w14:textId="77777777" w:rsidTr="004C197E">
        <w:tc>
          <w:tcPr>
            <w:tcW w:w="1701" w:type="dxa"/>
            <w:shd w:val="clear" w:color="auto" w:fill="auto"/>
          </w:tcPr>
          <w:p w14:paraId="46565842" w14:textId="77777777" w:rsidR="009A0CBF" w:rsidRPr="00994379" w:rsidRDefault="009A0CBF" w:rsidP="00994379">
            <w:pPr>
              <w:pStyle w:val="TF-TEXTO-QUADRO"/>
            </w:pPr>
            <w:r w:rsidRPr="00994379">
              <w:t>Resultados e conclusões</w:t>
            </w:r>
          </w:p>
        </w:tc>
        <w:tc>
          <w:tcPr>
            <w:tcW w:w="7970" w:type="dxa"/>
            <w:shd w:val="clear" w:color="auto" w:fill="auto"/>
          </w:tcPr>
          <w:p w14:paraId="7984B2E4" w14:textId="38B35966" w:rsidR="009A0CBF" w:rsidRPr="00994379" w:rsidRDefault="00F14BBC" w:rsidP="00994379">
            <w:pPr>
              <w:pStyle w:val="TF-TEXTO-QUADRO"/>
            </w:pPr>
            <w:r w:rsidRPr="00994379">
              <w:t xml:space="preserve">Monument Valley recebeu diversas premiações, sendo o principal o prêmio de melhor jogo </w:t>
            </w:r>
            <w:del w:id="84" w:author="Dalton Solano dos Reis" w:date="2023-06-26T17:42:00Z">
              <w:r w:rsidRPr="00994379" w:rsidDel="00C34D67">
                <w:delText xml:space="preserve">mobile </w:delText>
              </w:r>
            </w:del>
            <w:ins w:id="85" w:author="Dalton Solano dos Reis" w:date="2023-06-26T17:43:00Z">
              <w:r w:rsidR="00C34D67">
                <w:t>móvel</w:t>
              </w:r>
            </w:ins>
            <w:ins w:id="86" w:author="Dalton Solano dos Reis" w:date="2023-06-26T17:42:00Z">
              <w:r w:rsidR="00C34D67" w:rsidRPr="00994379">
                <w:t xml:space="preserve"> </w:t>
              </w:r>
            </w:ins>
            <w:r w:rsidRPr="00994379">
              <w:t>de 2017 pelo The Game Awards.</w:t>
            </w:r>
          </w:p>
        </w:tc>
      </w:tr>
    </w:tbl>
    <w:p w14:paraId="2899FE91" w14:textId="1B9EC0CB" w:rsidR="00482346" w:rsidRDefault="009A0CBF" w:rsidP="00AC39EF">
      <w:pPr>
        <w:pStyle w:val="TF-FONTE"/>
      </w:pPr>
      <w:r>
        <w:t>Fonte: elaborado pelo autor</w:t>
      </w:r>
      <w:ins w:id="87" w:author="Dalton Solano dos Reis" w:date="2023-06-26T17:43:00Z">
        <w:r w:rsidR="00C34D67">
          <w:t>.</w:t>
        </w:r>
      </w:ins>
    </w:p>
    <w:p w14:paraId="12D31CF5" w14:textId="3CB5C2C8" w:rsidR="00C70FA9" w:rsidRDefault="00C70FA9" w:rsidP="00C70FA9">
      <w:pPr>
        <w:pStyle w:val="TF-TEXTO"/>
      </w:pPr>
      <w:r w:rsidRPr="00542A29">
        <w:t>Monument Valley é um jogo indie comercial desenvolvido utilizando o motor gráfico Unity pela empresa USTWO Games</w:t>
      </w:r>
      <w:r>
        <w:t xml:space="preserve"> (2014)</w:t>
      </w:r>
      <w:r w:rsidRPr="00542A29">
        <w:t xml:space="preserve">. O jogo foi lançado oficialmente em 2014 para </w:t>
      </w:r>
      <w:del w:id="88" w:author="Dalton Solano dos Reis" w:date="2023-06-26T17:44:00Z">
        <w:r w:rsidRPr="00542A29" w:rsidDel="00C34D67">
          <w:delText xml:space="preserve">IOS </w:delText>
        </w:r>
      </w:del>
      <w:ins w:id="89" w:author="Dalton Solano dos Reis" w:date="2023-06-26T17:44:00Z">
        <w:r w:rsidR="00C34D67">
          <w:t>i</w:t>
        </w:r>
        <w:r w:rsidR="00C34D67" w:rsidRPr="00542A29">
          <w:t xml:space="preserve">OS </w:t>
        </w:r>
      </w:ins>
      <w:r w:rsidRPr="00542A29">
        <w:t xml:space="preserve">e Android, e é focado em puzzles com a </w:t>
      </w:r>
      <w:del w:id="90" w:author="Dalton Solano dos Reis" w:date="2023-06-26T17:44:00Z">
        <w:r w:rsidRPr="00542A29" w:rsidDel="00C34D67">
          <w:delText xml:space="preserve">utilizações </w:delText>
        </w:r>
      </w:del>
      <w:ins w:id="91" w:author="Dalton Solano dos Reis" w:date="2023-06-26T17:44:00Z">
        <w:r w:rsidR="00C34D67">
          <w:t>utilização</w:t>
        </w:r>
        <w:r w:rsidR="00C34D67" w:rsidRPr="00542A29">
          <w:t xml:space="preserve"> </w:t>
        </w:r>
      </w:ins>
      <w:r w:rsidRPr="00542A29">
        <w:t>principal de ilusões de ótica</w:t>
      </w:r>
      <w:r>
        <w:t xml:space="preserve"> para formar objetos impossíveis e assim conseguir avançar na história</w:t>
      </w:r>
      <w:r w:rsidRPr="00542A29">
        <w:t>.</w:t>
      </w:r>
      <w:r w:rsidR="00516B0E">
        <w:t xml:space="preserve"> Alguns trechos do jogo podem ser visualizados na </w:t>
      </w:r>
      <w:r w:rsidR="00516B0E">
        <w:fldChar w:fldCharType="begin"/>
      </w:r>
      <w:r w:rsidR="00516B0E">
        <w:instrText xml:space="preserve"> REF _Ref138547887 \h </w:instrText>
      </w:r>
      <w:r w:rsidR="00516B0E">
        <w:fldChar w:fldCharType="separate"/>
      </w:r>
      <w:r w:rsidR="00422DB9">
        <w:t xml:space="preserve">Figura </w:t>
      </w:r>
      <w:r w:rsidR="00422DB9">
        <w:rPr>
          <w:noProof/>
        </w:rPr>
        <w:t>6</w:t>
      </w:r>
      <w:r w:rsidR="00516B0E">
        <w:fldChar w:fldCharType="end"/>
      </w:r>
      <w:r w:rsidR="00516B0E">
        <w:t>.</w:t>
      </w:r>
    </w:p>
    <w:p w14:paraId="480A949B" w14:textId="6F06A30D" w:rsidR="00C70FA9" w:rsidRDefault="00C70FA9" w:rsidP="00C70FA9">
      <w:pPr>
        <w:pStyle w:val="TF-LEGENDA"/>
      </w:pPr>
      <w:bookmarkStart w:id="92" w:name="_Ref138547887"/>
      <w:r>
        <w:t xml:space="preserve">Figura </w:t>
      </w:r>
      <w:fldSimple w:instr=" SEQ Figura \* ARABIC ">
        <w:r w:rsidR="00422DB9">
          <w:rPr>
            <w:noProof/>
          </w:rPr>
          <w:t>6</w:t>
        </w:r>
      </w:fldSimple>
      <w:bookmarkEnd w:id="92"/>
      <w:r>
        <w:t xml:space="preserve"> -</w:t>
      </w:r>
      <w:r w:rsidRPr="005271F3">
        <w:t xml:space="preserve"> Alguns níveis do jogo Monument Valley</w:t>
      </w:r>
    </w:p>
    <w:p w14:paraId="58F3E196" w14:textId="77777777" w:rsidR="00C70FA9" w:rsidRDefault="00C70FA9" w:rsidP="00C70FA9">
      <w:pPr>
        <w:pStyle w:val="TF-FIGURA"/>
      </w:pPr>
      <w:r>
        <w:rPr>
          <w:noProof/>
        </w:rPr>
        <w:drawing>
          <wp:inline distT="0" distB="0" distL="0" distR="0" wp14:anchorId="7CDF6EEE" wp14:editId="7B88069E">
            <wp:extent cx="5257799" cy="1971675"/>
            <wp:effectExtent l="19050" t="19050" r="19685" b="9525"/>
            <wp:docPr id="667200817" name="Imagem 667200817" descr="O incrível game Monument Valley está de graça no Android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incrível game Monument Valley está de graça no Android - Tec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2563" cy="2037212"/>
                    </a:xfrm>
                    <a:prstGeom prst="rect">
                      <a:avLst/>
                    </a:prstGeom>
                    <a:noFill/>
                    <a:ln w="6350">
                      <a:solidFill>
                        <a:srgbClr val="000000"/>
                      </a:solidFill>
                      <a:miter lim="800000"/>
                    </a:ln>
                  </pic:spPr>
                </pic:pic>
              </a:graphicData>
            </a:graphic>
          </wp:inline>
        </w:drawing>
      </w:r>
    </w:p>
    <w:p w14:paraId="1ABD881C" w14:textId="4870770D" w:rsidR="00AC39EF" w:rsidRDefault="00C70FA9" w:rsidP="0083008F">
      <w:pPr>
        <w:pStyle w:val="TF-FONTE"/>
      </w:pPr>
      <w:r w:rsidRPr="00C550AC">
        <w:t>Fonte: Monument Valley</w:t>
      </w:r>
      <w:ins w:id="93" w:author="Dalton Solano dos Reis" w:date="2023-06-26T17:44:00Z">
        <w:r w:rsidR="00C34D67">
          <w:t>.</w:t>
        </w:r>
      </w:ins>
    </w:p>
    <w:bookmarkEnd w:id="37"/>
    <w:p w14:paraId="6D16161A" w14:textId="4FBEBF14" w:rsidR="00F255FC" w:rsidRDefault="00745B17" w:rsidP="00561B33">
      <w:pPr>
        <w:pStyle w:val="Ttulo1"/>
      </w:pPr>
      <w:r>
        <w:t>DESCRIÇÃO</w:t>
      </w:r>
      <w:r w:rsidR="001148E9">
        <w:t xml:space="preserve"> do jogo</w:t>
      </w:r>
    </w:p>
    <w:p w14:paraId="05691C25" w14:textId="49039A22" w:rsidR="001148E9" w:rsidRDefault="001148E9" w:rsidP="001148E9">
      <w:pPr>
        <w:pStyle w:val="TF-TEXTO"/>
      </w:pPr>
      <w:r>
        <w:t>Nes</w:t>
      </w:r>
      <w:r w:rsidR="004148CF">
        <w:t>s</w:t>
      </w:r>
      <w:r>
        <w:t>a seção são apresentados os aspectos fundamentais e mais importantes da implementação do jogo e está dividida em duas partes, das quais a primeira explica sobre a visão geral do jogo, enquanto a segunda descreve a implementação do jogo.</w:t>
      </w:r>
    </w:p>
    <w:p w14:paraId="2C696CB8" w14:textId="74E2DC0B" w:rsidR="001148E9" w:rsidRDefault="00FD652A" w:rsidP="001148E9">
      <w:pPr>
        <w:pStyle w:val="Ttulo2"/>
      </w:pPr>
      <w:r>
        <w:t>Especificação</w:t>
      </w:r>
      <w:r w:rsidR="001148E9">
        <w:t xml:space="preserve"> do jogo</w:t>
      </w:r>
    </w:p>
    <w:p w14:paraId="637C87F0" w14:textId="22C43FCF" w:rsidR="001148E9" w:rsidRDefault="001148E9" w:rsidP="001148E9">
      <w:pPr>
        <w:pStyle w:val="TF-TEXTO"/>
      </w:pPr>
      <w:r>
        <w:t xml:space="preserve">O jogo desenvolvido coloca o jogador como observador dos personagens principais e seus mundos. Existem um total de três histórias e dois personagens principais. O jogo também é dividido em dois tipos de interações com o </w:t>
      </w:r>
      <w:r w:rsidR="007D1588">
        <w:t>jogador</w:t>
      </w:r>
      <w:r>
        <w:t xml:space="preserve">, </w:t>
      </w:r>
      <w:r w:rsidR="00C67278">
        <w:t>a primeira</w:t>
      </w:r>
      <w:r>
        <w:t xml:space="preserve"> sendo onde o </w:t>
      </w:r>
      <w:r w:rsidR="007D1588">
        <w:t xml:space="preserve">jogador </w:t>
      </w:r>
      <w:r>
        <w:t xml:space="preserve">apenas acompanha os personagens principais e observa a história se desenrolando, e a segunda onde o </w:t>
      </w:r>
      <w:r w:rsidR="007D1588">
        <w:t xml:space="preserve">jogador </w:t>
      </w:r>
      <w:r>
        <w:t>interage diretamente com determinados objetos.</w:t>
      </w:r>
    </w:p>
    <w:p w14:paraId="70FF18D8" w14:textId="4ABBDDC0" w:rsidR="001148E9" w:rsidRDefault="001148E9" w:rsidP="001148E9">
      <w:pPr>
        <w:pStyle w:val="TF-TEXTO"/>
      </w:pPr>
      <w:r>
        <w:t xml:space="preserve">Cada nível começa com a história do personagem principal se desenrolando, à qual o jogador apenas acompanha enquanto pode observar o cenário ao redor, já que ele está em um ambiente de realidade virtual. Em </w:t>
      </w:r>
      <w:r w:rsidR="00F730EC">
        <w:t xml:space="preserve">algumas </w:t>
      </w:r>
      <w:r w:rsidR="00AB05A2">
        <w:t>partes predeterminadas</w:t>
      </w:r>
      <w:r>
        <w:t xml:space="preserve"> da história é realizada uma transição para o cenário de interação com objetos, conforme demonstrado na </w:t>
      </w:r>
      <w:commentRangeStart w:id="94"/>
      <w:r>
        <w:fldChar w:fldCharType="begin"/>
      </w:r>
      <w:r>
        <w:instrText xml:space="preserve"> REF _Ref138425773 \h </w:instrText>
      </w:r>
      <w:r>
        <w:fldChar w:fldCharType="separate"/>
      </w:r>
      <w:r w:rsidR="00422DB9">
        <w:t xml:space="preserve">Figura </w:t>
      </w:r>
      <w:r w:rsidR="00422DB9">
        <w:rPr>
          <w:noProof/>
        </w:rPr>
        <w:t>7</w:t>
      </w:r>
      <w:r>
        <w:fldChar w:fldCharType="end"/>
      </w:r>
      <w:r>
        <w:t>.</w:t>
      </w:r>
      <w:commentRangeEnd w:id="94"/>
      <w:r w:rsidR="000C08EF">
        <w:rPr>
          <w:rStyle w:val="Refdecomentrio"/>
        </w:rPr>
        <w:commentReference w:id="94"/>
      </w:r>
    </w:p>
    <w:p w14:paraId="277629CA" w14:textId="173F7DB6" w:rsidR="001148E9" w:rsidRDefault="001148E9" w:rsidP="001148E9">
      <w:pPr>
        <w:pStyle w:val="TF-LEGENDA"/>
      </w:pPr>
      <w:bookmarkStart w:id="95" w:name="_Ref138425773"/>
      <w:r>
        <w:lastRenderedPageBreak/>
        <w:t xml:space="preserve">Figura </w:t>
      </w:r>
      <w:fldSimple w:instr=" SEQ Figura \* ARABIC ">
        <w:r w:rsidR="00422DB9">
          <w:rPr>
            <w:noProof/>
          </w:rPr>
          <w:t>7</w:t>
        </w:r>
      </w:fldSimple>
      <w:bookmarkEnd w:id="95"/>
      <w:r>
        <w:t xml:space="preserve"> - Transição da cena de história para a cena de interação</w:t>
      </w:r>
    </w:p>
    <w:p w14:paraId="7B2E0318" w14:textId="77777777" w:rsidR="001148E9" w:rsidRDefault="001148E9" w:rsidP="001148E9">
      <w:pPr>
        <w:pStyle w:val="TF-FIGURA"/>
      </w:pPr>
      <w:r>
        <w:rPr>
          <w:noProof/>
        </w:rPr>
        <w:drawing>
          <wp:inline distT="0" distB="0" distL="0" distR="0" wp14:anchorId="26E5058B" wp14:editId="6F9B587E">
            <wp:extent cx="3630598" cy="3053549"/>
            <wp:effectExtent l="19050" t="19050" r="27305" b="13970"/>
            <wp:docPr id="137966484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4842" name="Imagem 1" descr="Interface gráfica do usuário, Site&#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4357" cy="3065121"/>
                    </a:xfrm>
                    <a:prstGeom prst="rect">
                      <a:avLst/>
                    </a:prstGeom>
                    <a:noFill/>
                    <a:ln w="6350">
                      <a:solidFill>
                        <a:srgbClr val="000000"/>
                      </a:solidFill>
                      <a:miter lim="800000"/>
                    </a:ln>
                  </pic:spPr>
                </pic:pic>
              </a:graphicData>
            </a:graphic>
          </wp:inline>
        </w:drawing>
      </w:r>
    </w:p>
    <w:p w14:paraId="2F39B252" w14:textId="1481B417" w:rsidR="001148E9" w:rsidRDefault="001148E9" w:rsidP="001148E9">
      <w:pPr>
        <w:pStyle w:val="TF-FONTE"/>
      </w:pPr>
      <w:r>
        <w:t xml:space="preserve">Fonte: </w:t>
      </w:r>
      <w:r w:rsidR="00AC58E4">
        <w:t>e</w:t>
      </w:r>
      <w:r w:rsidRPr="00237A19">
        <w:t>laborado</w:t>
      </w:r>
      <w:r>
        <w:t xml:space="preserve"> pelo autor</w:t>
      </w:r>
      <w:ins w:id="96" w:author="Dalton Solano dos Reis" w:date="2023-06-26T17:48:00Z">
        <w:r w:rsidR="000C08EF">
          <w:t>.</w:t>
        </w:r>
      </w:ins>
    </w:p>
    <w:p w14:paraId="605F5466" w14:textId="757ECADD" w:rsidR="00FD652A" w:rsidRDefault="001148E9" w:rsidP="00FD652A">
      <w:pPr>
        <w:pStyle w:val="TF-TEXTO"/>
      </w:pPr>
      <w:r>
        <w:tab/>
        <w:t xml:space="preserve">A partir do momento que o jogador estiver na cena de interação com o objeto, ele deverá então utilizar do controle do seu aparelho de realidade virtual para rotacionar o objeto até </w:t>
      </w:r>
      <w:r w:rsidR="008A05F2">
        <w:t>um ângulo no qual</w:t>
      </w:r>
      <w:r>
        <w:t xml:space="preserve"> ele consiga formar um novo objeto, assim como demonstrado na</w:t>
      </w:r>
      <w:r w:rsidR="005D7070">
        <w:t xml:space="preserve"> </w:t>
      </w:r>
      <w:r w:rsidR="005D7070">
        <w:fldChar w:fldCharType="begin"/>
      </w:r>
      <w:r w:rsidR="005D7070">
        <w:instrText xml:space="preserve"> REF _Ref138496173 \h </w:instrText>
      </w:r>
      <w:r w:rsidR="005D7070">
        <w:fldChar w:fldCharType="separate"/>
      </w:r>
      <w:r w:rsidR="00422DB9">
        <w:t xml:space="preserve">Figura </w:t>
      </w:r>
      <w:r w:rsidR="00422DB9">
        <w:rPr>
          <w:noProof/>
        </w:rPr>
        <w:t>8</w:t>
      </w:r>
      <w:r w:rsidR="005D7070">
        <w:fldChar w:fldCharType="end"/>
      </w:r>
      <w:r w:rsidR="008A05F2">
        <w:t xml:space="preserve">, onde o jogador deve transformar o canudo do copo de plástico em uma gota de chuva, que iniciará </w:t>
      </w:r>
      <w:r w:rsidR="00586A2B">
        <w:t xml:space="preserve">assim </w:t>
      </w:r>
      <w:r w:rsidR="008A05F2">
        <w:t>a cena 2</w:t>
      </w:r>
      <w:r>
        <w:t>.</w:t>
      </w:r>
    </w:p>
    <w:p w14:paraId="5C9F4547" w14:textId="1E86262C" w:rsidR="00691BAA" w:rsidRDefault="00691BAA" w:rsidP="00691BAA">
      <w:pPr>
        <w:pStyle w:val="TF-LEGENDA"/>
      </w:pPr>
      <w:bookmarkStart w:id="97" w:name="_Ref138496173"/>
      <w:r>
        <w:t xml:space="preserve">Figura </w:t>
      </w:r>
      <w:fldSimple w:instr=" SEQ Figura \* ARABIC ">
        <w:r w:rsidR="00422DB9">
          <w:rPr>
            <w:noProof/>
          </w:rPr>
          <w:t>8</w:t>
        </w:r>
      </w:fldSimple>
      <w:bookmarkEnd w:id="97"/>
      <w:r>
        <w:t xml:space="preserve"> - Transformação do copo em gota d'água e começando a cair</w:t>
      </w:r>
    </w:p>
    <w:p w14:paraId="5D2E7B9A" w14:textId="24305D81" w:rsidR="001148E9" w:rsidRDefault="00691BAA" w:rsidP="00691BAA">
      <w:pPr>
        <w:pStyle w:val="TF-FIGURA"/>
      </w:pPr>
      <w:r>
        <w:rPr>
          <w:noProof/>
        </w:rPr>
        <w:drawing>
          <wp:inline distT="0" distB="0" distL="0" distR="0" wp14:anchorId="7E630C5C" wp14:editId="6AFE0F40">
            <wp:extent cx="3328450" cy="2566595"/>
            <wp:effectExtent l="19050" t="19050" r="24765" b="24765"/>
            <wp:docPr id="1890432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450" cy="2566595"/>
                    </a:xfrm>
                    <a:prstGeom prst="rect">
                      <a:avLst/>
                    </a:prstGeom>
                    <a:noFill/>
                    <a:ln w="6350">
                      <a:solidFill>
                        <a:srgbClr val="000000"/>
                      </a:solidFill>
                      <a:miter lim="800000"/>
                    </a:ln>
                  </pic:spPr>
                </pic:pic>
              </a:graphicData>
            </a:graphic>
          </wp:inline>
        </w:drawing>
      </w:r>
    </w:p>
    <w:p w14:paraId="6A76418E" w14:textId="0D36291A" w:rsidR="005D7070" w:rsidRDefault="005D7070" w:rsidP="005D7070">
      <w:pPr>
        <w:pStyle w:val="TF-FONTE"/>
      </w:pPr>
      <w:r>
        <w:t xml:space="preserve">Fonte: </w:t>
      </w:r>
      <w:r w:rsidR="0099774A">
        <w:t>e</w:t>
      </w:r>
      <w:r>
        <w:t>laborado pelo autor</w:t>
      </w:r>
      <w:ins w:id="98" w:author="Dalton Solano dos Reis" w:date="2023-06-26T17:48:00Z">
        <w:r w:rsidR="000C08EF">
          <w:t>.</w:t>
        </w:r>
      </w:ins>
    </w:p>
    <w:p w14:paraId="5C6F8CE9" w14:textId="29BF2C9C" w:rsidR="00FD652A" w:rsidRDefault="00347392" w:rsidP="00347392">
      <w:pPr>
        <w:pStyle w:val="TF-TEXTO"/>
        <w:ind w:firstLine="0"/>
      </w:pPr>
      <w:r>
        <w:tab/>
        <w:t xml:space="preserve">Após a transformação do objeto, a próxima cena de acompanhamento irá iniciar automaticamente, passando assim para a próxima parte da história. O jogo se baseia nessa mecânica para contar suas três histórias de como os atos cometidos </w:t>
      </w:r>
      <w:r w:rsidR="005753E5">
        <w:t xml:space="preserve">pelos personagens principais </w:t>
      </w:r>
      <w:r>
        <w:t>possuem consequências, sejam elas positivas ou negativas, na vida delas mesmas e de outros seres vivos.</w:t>
      </w:r>
    </w:p>
    <w:p w14:paraId="2927D5FF" w14:textId="4AE15D2A" w:rsidR="008C2AB2" w:rsidRDefault="008C2AB2" w:rsidP="00347392">
      <w:pPr>
        <w:pStyle w:val="TF-TEXTO"/>
        <w:ind w:firstLine="0"/>
      </w:pPr>
      <w:r>
        <w:tab/>
        <w:t>Para elucidar melhor a</w:t>
      </w:r>
      <w:r w:rsidR="003D37D8">
        <w:t>s</w:t>
      </w:r>
      <w:r>
        <w:t xml:space="preserve"> sequência</w:t>
      </w:r>
      <w:r w:rsidR="003D37D8">
        <w:t>s</w:t>
      </w:r>
      <w:r>
        <w:t xml:space="preserve"> </w:t>
      </w:r>
      <w:r w:rsidR="00E037FD">
        <w:t xml:space="preserve">de cenas </w:t>
      </w:r>
      <w:r>
        <w:t xml:space="preserve">que </w:t>
      </w:r>
      <w:r w:rsidR="003D37D8">
        <w:t>são</w:t>
      </w:r>
      <w:r>
        <w:t xml:space="preserve"> seguida</w:t>
      </w:r>
      <w:r w:rsidR="003D37D8">
        <w:t>s</w:t>
      </w:r>
      <w:r>
        <w:t xml:space="preserve"> </w:t>
      </w:r>
      <w:r w:rsidR="003D37D8">
        <w:t>em cada fase</w:t>
      </w:r>
      <w:r>
        <w:t xml:space="preserve"> do jogo, foram criados </w:t>
      </w:r>
      <w:r w:rsidR="003D37D8">
        <w:t>d</w:t>
      </w:r>
      <w:r>
        <w:t>iagramas de sequências para cada uma</w:t>
      </w:r>
      <w:r w:rsidR="002D1D1C">
        <w:t xml:space="preserve">, conforme pode ser observado na </w:t>
      </w:r>
      <w:r w:rsidR="002D1D1C">
        <w:fldChar w:fldCharType="begin"/>
      </w:r>
      <w:r w:rsidR="002D1D1C">
        <w:instrText xml:space="preserve"> REF _Ref138498256 \h </w:instrText>
      </w:r>
      <w:r w:rsidR="002D1D1C">
        <w:fldChar w:fldCharType="separate"/>
      </w:r>
      <w:r w:rsidR="00422DB9">
        <w:t xml:space="preserve">Figura </w:t>
      </w:r>
      <w:r w:rsidR="00422DB9">
        <w:rPr>
          <w:noProof/>
        </w:rPr>
        <w:t>9</w:t>
      </w:r>
      <w:r w:rsidR="002D1D1C">
        <w:fldChar w:fldCharType="end"/>
      </w:r>
      <w:r w:rsidR="002D1D1C">
        <w:t xml:space="preserve">, </w:t>
      </w:r>
      <w:r w:rsidR="00A60E1E">
        <w:fldChar w:fldCharType="begin"/>
      </w:r>
      <w:r w:rsidR="00A60E1E">
        <w:instrText xml:space="preserve"> REF _Ref138500115 \h </w:instrText>
      </w:r>
      <w:r w:rsidR="00A60E1E">
        <w:fldChar w:fldCharType="separate"/>
      </w:r>
      <w:r w:rsidR="00422DB9">
        <w:t xml:space="preserve">Figura </w:t>
      </w:r>
      <w:r w:rsidR="00422DB9">
        <w:rPr>
          <w:noProof/>
        </w:rPr>
        <w:t>10</w:t>
      </w:r>
      <w:r w:rsidR="00A60E1E">
        <w:fldChar w:fldCharType="end"/>
      </w:r>
      <w:r w:rsidR="00A60E1E">
        <w:t xml:space="preserve"> </w:t>
      </w:r>
      <w:r w:rsidR="002D1D1C">
        <w:t>e</w:t>
      </w:r>
      <w:r w:rsidR="004A6BB3">
        <w:t xml:space="preserve"> </w:t>
      </w:r>
      <w:r w:rsidR="004A6BB3">
        <w:fldChar w:fldCharType="begin"/>
      </w:r>
      <w:r w:rsidR="004A6BB3">
        <w:instrText xml:space="preserve"> REF _Ref138525329 \h </w:instrText>
      </w:r>
      <w:r w:rsidR="004A6BB3">
        <w:fldChar w:fldCharType="separate"/>
      </w:r>
      <w:r w:rsidR="00422DB9">
        <w:t xml:space="preserve">Figura </w:t>
      </w:r>
      <w:r w:rsidR="00422DB9">
        <w:rPr>
          <w:noProof/>
        </w:rPr>
        <w:t>11</w:t>
      </w:r>
      <w:r w:rsidR="004A6BB3">
        <w:fldChar w:fldCharType="end"/>
      </w:r>
      <w:r w:rsidR="002D1D1C">
        <w:t>.</w:t>
      </w:r>
    </w:p>
    <w:p w14:paraId="13C1F418" w14:textId="7457F109" w:rsidR="00B37C1F" w:rsidRDefault="00B37C1F" w:rsidP="00427295">
      <w:pPr>
        <w:pStyle w:val="TF-LEGENDA"/>
      </w:pPr>
      <w:bookmarkStart w:id="99" w:name="_Ref138498256"/>
      <w:r>
        <w:lastRenderedPageBreak/>
        <w:t xml:space="preserve">Figura </w:t>
      </w:r>
      <w:fldSimple w:instr=" SEQ Figura \* ARABIC ">
        <w:r w:rsidR="00422DB9">
          <w:rPr>
            <w:noProof/>
          </w:rPr>
          <w:t>9</w:t>
        </w:r>
      </w:fldSimple>
      <w:bookmarkEnd w:id="99"/>
      <w:r>
        <w:t xml:space="preserve"> - Diagrama de sequências da </w:t>
      </w:r>
      <w:r w:rsidR="00185089">
        <w:t>f</w:t>
      </w:r>
      <w:r>
        <w:t>ase 1</w:t>
      </w:r>
    </w:p>
    <w:p w14:paraId="12BE064D" w14:textId="1DFC05EB" w:rsidR="00B37C1F" w:rsidRDefault="00872746" w:rsidP="00B37C1F">
      <w:pPr>
        <w:pStyle w:val="TF-FIGURA"/>
      </w:pPr>
      <w:r w:rsidRPr="00872746">
        <w:rPr>
          <w:noProof/>
        </w:rPr>
        <w:drawing>
          <wp:inline distT="0" distB="0" distL="0" distR="0" wp14:anchorId="687BDD7D" wp14:editId="4A0CFF9A">
            <wp:extent cx="6255621" cy="2644637"/>
            <wp:effectExtent l="19050" t="19050" r="12065" b="22860"/>
            <wp:docPr id="19719177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719" name="Imagem 1" descr="Uma imagem contendo Calendário&#10;&#10;Descrição gerada automaticamente"/>
                    <pic:cNvPicPr/>
                  </pic:nvPicPr>
                  <pic:blipFill>
                    <a:blip r:embed="rId23"/>
                    <a:stretch>
                      <a:fillRect/>
                    </a:stretch>
                  </pic:blipFill>
                  <pic:spPr>
                    <a:xfrm>
                      <a:off x="0" y="0"/>
                      <a:ext cx="6311204" cy="2668135"/>
                    </a:xfrm>
                    <a:prstGeom prst="rect">
                      <a:avLst/>
                    </a:prstGeom>
                    <a:ln w="6350">
                      <a:solidFill>
                        <a:srgbClr val="000000"/>
                      </a:solidFill>
                      <a:miter lim="800000"/>
                    </a:ln>
                  </pic:spPr>
                </pic:pic>
              </a:graphicData>
            </a:graphic>
          </wp:inline>
        </w:drawing>
      </w:r>
    </w:p>
    <w:p w14:paraId="1F0479B0" w14:textId="1EB52B6A" w:rsidR="00B37C1F" w:rsidRDefault="00B37C1F" w:rsidP="00B37C1F">
      <w:pPr>
        <w:pStyle w:val="TF-FONTE"/>
      </w:pPr>
      <w:r>
        <w:t xml:space="preserve">Fonte: </w:t>
      </w:r>
      <w:r w:rsidR="0099774A">
        <w:t>e</w:t>
      </w:r>
      <w:r>
        <w:t>laborado pelo autor</w:t>
      </w:r>
      <w:ins w:id="100" w:author="Dalton Solano dos Reis" w:date="2023-06-26T17:49:00Z">
        <w:r w:rsidR="000C08EF">
          <w:t>.</w:t>
        </w:r>
      </w:ins>
    </w:p>
    <w:p w14:paraId="2F329AD0" w14:textId="6C00B19B" w:rsidR="00185089" w:rsidRPr="00185089" w:rsidRDefault="00185089" w:rsidP="00185089">
      <w:pPr>
        <w:pStyle w:val="TF-LEGENDA"/>
      </w:pPr>
      <w:bookmarkStart w:id="101" w:name="_Ref138500115"/>
      <w:r>
        <w:t xml:space="preserve">Figura </w:t>
      </w:r>
      <w:fldSimple w:instr=" SEQ Figura \* ARABIC ">
        <w:r w:rsidR="00422DB9">
          <w:rPr>
            <w:noProof/>
          </w:rPr>
          <w:t>10</w:t>
        </w:r>
      </w:fldSimple>
      <w:bookmarkEnd w:id="101"/>
      <w:r>
        <w:t xml:space="preserve"> - Diagrama de sequências da fase 2</w:t>
      </w:r>
    </w:p>
    <w:p w14:paraId="530306C0" w14:textId="1E923599" w:rsidR="00B37C1F" w:rsidRDefault="00CE50C9" w:rsidP="00185089">
      <w:pPr>
        <w:pStyle w:val="TF-FIGURA"/>
      </w:pPr>
      <w:r w:rsidRPr="00CE50C9">
        <w:rPr>
          <w:noProof/>
        </w:rPr>
        <w:drawing>
          <wp:inline distT="0" distB="0" distL="0" distR="0" wp14:anchorId="6A1EEC65" wp14:editId="3C96C664">
            <wp:extent cx="6304463" cy="3129666"/>
            <wp:effectExtent l="19050" t="19050" r="20320" b="13970"/>
            <wp:docPr id="951675720" name="Imagem 1"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720" name="Imagem 1" descr="Gráfico de barras&#10;&#10;Descrição gerada automaticamente com confiança média"/>
                    <pic:cNvPicPr/>
                  </pic:nvPicPr>
                  <pic:blipFill>
                    <a:blip r:embed="rId24"/>
                    <a:stretch>
                      <a:fillRect/>
                    </a:stretch>
                  </pic:blipFill>
                  <pic:spPr>
                    <a:xfrm>
                      <a:off x="0" y="0"/>
                      <a:ext cx="6317288" cy="3136033"/>
                    </a:xfrm>
                    <a:prstGeom prst="rect">
                      <a:avLst/>
                    </a:prstGeom>
                    <a:ln w="6350">
                      <a:solidFill>
                        <a:srgbClr val="000000"/>
                      </a:solidFill>
                      <a:miter lim="800000"/>
                    </a:ln>
                  </pic:spPr>
                </pic:pic>
              </a:graphicData>
            </a:graphic>
          </wp:inline>
        </w:drawing>
      </w:r>
    </w:p>
    <w:p w14:paraId="2F84E6FE" w14:textId="6A0DF2E7" w:rsidR="00EE518E" w:rsidRDefault="00EE518E" w:rsidP="00EE518E">
      <w:pPr>
        <w:pStyle w:val="TF-FONTE"/>
      </w:pPr>
      <w:r>
        <w:t xml:space="preserve">Fonte: </w:t>
      </w:r>
      <w:r w:rsidR="003703F7">
        <w:t>e</w:t>
      </w:r>
      <w:r>
        <w:t>laborado pelo autor</w:t>
      </w:r>
      <w:ins w:id="102" w:author="Dalton Solano dos Reis" w:date="2023-06-26T17:49:00Z">
        <w:r w:rsidR="000C08EF">
          <w:t>.</w:t>
        </w:r>
      </w:ins>
    </w:p>
    <w:p w14:paraId="1BF2DC37" w14:textId="1A1B6113" w:rsidR="00F269F7" w:rsidRPr="00F269F7" w:rsidRDefault="00F269F7" w:rsidP="00F269F7">
      <w:pPr>
        <w:pStyle w:val="TF-LEGENDA"/>
      </w:pPr>
      <w:bookmarkStart w:id="103" w:name="_Ref138525329"/>
      <w:r>
        <w:lastRenderedPageBreak/>
        <w:t xml:space="preserve">Figura </w:t>
      </w:r>
      <w:fldSimple w:instr=" SEQ Figura \* ARABIC ">
        <w:r w:rsidR="00422DB9">
          <w:rPr>
            <w:noProof/>
          </w:rPr>
          <w:t>11</w:t>
        </w:r>
      </w:fldSimple>
      <w:bookmarkEnd w:id="103"/>
      <w:r>
        <w:t xml:space="preserve"> - Diagrama de sequências da fase 3</w:t>
      </w:r>
    </w:p>
    <w:p w14:paraId="46E082A0" w14:textId="2169BAEA" w:rsidR="0052398C" w:rsidRDefault="004C2798" w:rsidP="0052398C">
      <w:pPr>
        <w:pStyle w:val="TF-FIGURA"/>
      </w:pPr>
      <w:r w:rsidRPr="004C2798">
        <w:rPr>
          <w:noProof/>
        </w:rPr>
        <w:drawing>
          <wp:inline distT="0" distB="0" distL="0" distR="0" wp14:anchorId="70346E6C" wp14:editId="3F11C8AD">
            <wp:extent cx="6120765" cy="2561590"/>
            <wp:effectExtent l="19050" t="19050" r="13335" b="10160"/>
            <wp:docPr id="67061836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363" name="Imagem 1" descr="Gráfico&#10;&#10;Descrição gerada automaticamente"/>
                    <pic:cNvPicPr/>
                  </pic:nvPicPr>
                  <pic:blipFill>
                    <a:blip r:embed="rId25"/>
                    <a:stretch>
                      <a:fillRect/>
                    </a:stretch>
                  </pic:blipFill>
                  <pic:spPr>
                    <a:xfrm>
                      <a:off x="0" y="0"/>
                      <a:ext cx="6120765" cy="2561590"/>
                    </a:xfrm>
                    <a:prstGeom prst="rect">
                      <a:avLst/>
                    </a:prstGeom>
                    <a:ln w="6350">
                      <a:solidFill>
                        <a:srgbClr val="000000"/>
                      </a:solidFill>
                      <a:miter lim="800000"/>
                    </a:ln>
                  </pic:spPr>
                </pic:pic>
              </a:graphicData>
            </a:graphic>
          </wp:inline>
        </w:drawing>
      </w:r>
    </w:p>
    <w:p w14:paraId="23AD9A4D" w14:textId="429B5C86" w:rsidR="00F269F7" w:rsidRDefault="00F269F7" w:rsidP="00F269F7">
      <w:pPr>
        <w:pStyle w:val="TF-FONTE"/>
      </w:pPr>
      <w:r>
        <w:t>Fonte: elaborado pelo autor</w:t>
      </w:r>
      <w:ins w:id="104" w:author="Dalton Solano dos Reis" w:date="2023-06-26T17:49:00Z">
        <w:r w:rsidR="000C08EF">
          <w:t>.</w:t>
        </w:r>
      </w:ins>
    </w:p>
    <w:p w14:paraId="6E2A70CA" w14:textId="13570E33" w:rsidR="0040349A" w:rsidRDefault="002646AE" w:rsidP="002646AE">
      <w:pPr>
        <w:pStyle w:val="Ttulo2"/>
      </w:pPr>
      <w:r>
        <w:t>implementação</w:t>
      </w:r>
    </w:p>
    <w:p w14:paraId="3F2A8CE7" w14:textId="30C0DF55" w:rsidR="00C67278" w:rsidRDefault="00D348B7" w:rsidP="00FB4715">
      <w:pPr>
        <w:pStyle w:val="TF-TEXTO"/>
      </w:pPr>
      <w:r>
        <w:t xml:space="preserve">O jogo foi desenvolvido utilizando o motor gráfico </w:t>
      </w:r>
      <w:commentRangeStart w:id="105"/>
      <w:r>
        <w:t>Unity3D</w:t>
      </w:r>
      <w:commentRangeEnd w:id="105"/>
      <w:r w:rsidR="000C08EF">
        <w:rPr>
          <w:rStyle w:val="Refdecomentrio"/>
        </w:rPr>
        <w:commentReference w:id="105"/>
      </w:r>
      <w:r>
        <w:t xml:space="preserve">. Além disso, foi utilizado o ambiente de desenvolvimento </w:t>
      </w:r>
      <w:commentRangeStart w:id="106"/>
      <w:r>
        <w:t>Visual Studio Community</w:t>
      </w:r>
      <w:commentRangeEnd w:id="106"/>
      <w:r w:rsidR="000C08EF">
        <w:rPr>
          <w:rStyle w:val="Refdecomentrio"/>
        </w:rPr>
        <w:commentReference w:id="106"/>
      </w:r>
      <w:r>
        <w:t xml:space="preserve">, que é </w:t>
      </w:r>
      <w:r w:rsidR="008D756F">
        <w:t>disponível de maneira gratuita</w:t>
      </w:r>
      <w:r w:rsidR="005634A2">
        <w:t>.</w:t>
      </w:r>
    </w:p>
    <w:p w14:paraId="14D70E04" w14:textId="22160CA6" w:rsidR="003834DC" w:rsidRDefault="00D03047" w:rsidP="00FB4715">
      <w:pPr>
        <w:pStyle w:val="TF-TEXTO"/>
      </w:pPr>
      <w:r>
        <w:t xml:space="preserve">As cenas do jogo </w:t>
      </w:r>
      <w:r w:rsidR="00527358">
        <w:t xml:space="preserve">que não possuem interação direta com o jogador </w:t>
      </w:r>
      <w:r>
        <w:t xml:space="preserve">são criadas utilizando dois componentes principais como base: o cenário da cena específica e a </w:t>
      </w:r>
      <w:r w:rsidR="0012694E" w:rsidRPr="0012694E">
        <w:t>cinemática</w:t>
      </w:r>
      <w:r>
        <w:t xml:space="preserve"> que será mostrada nessa cena. O cenário é montado utilizando modelos, sejam eles de construções, personagens, animais ou plantas, e todos os modelos utilizados no jogo foram adquiridos através da </w:t>
      </w:r>
      <w:r>
        <w:rPr>
          <w:i/>
          <w:iCs/>
        </w:rPr>
        <w:t xml:space="preserve">asset store </w:t>
      </w:r>
      <w:r>
        <w:t xml:space="preserve">que a própria </w:t>
      </w:r>
      <w:r w:rsidRPr="00C56A54">
        <w:t>Unity</w:t>
      </w:r>
      <w:r>
        <w:t xml:space="preserve"> oferece. Quanto a parte da </w:t>
      </w:r>
      <w:r w:rsidR="00EB5FC7">
        <w:t>cinemática</w:t>
      </w:r>
      <w:r>
        <w:t xml:space="preserve">, é possível dividi-la em </w:t>
      </w:r>
      <w:r w:rsidR="0084408F">
        <w:t xml:space="preserve">duas </w:t>
      </w:r>
      <w:r w:rsidR="005A5276">
        <w:t>ferramentas</w:t>
      </w:r>
      <w:r w:rsidR="0084408F">
        <w:t xml:space="preserve"> essenciais disponibilizadas pelo próprio Unity</w:t>
      </w:r>
      <w:r>
        <w:t>: Cinemachine</w:t>
      </w:r>
      <w:r w:rsidR="005A5276">
        <w:t xml:space="preserve"> e </w:t>
      </w:r>
      <w:r w:rsidR="005A5276" w:rsidRPr="00D03047">
        <w:t>Timeline</w:t>
      </w:r>
      <w:r>
        <w:t>.</w:t>
      </w:r>
    </w:p>
    <w:p w14:paraId="79797A54" w14:textId="44147A81" w:rsidR="00D03047" w:rsidRPr="007E46CA" w:rsidRDefault="005A5276" w:rsidP="00FB4715">
      <w:pPr>
        <w:pStyle w:val="TF-TEXTO"/>
      </w:pPr>
      <w:r>
        <w:t xml:space="preserve">Timeline é a ferramenta que o Unity disponibiliza para a criação de sequências de </w:t>
      </w:r>
      <w:r w:rsidR="00F33C2C">
        <w:t>eventos</w:t>
      </w:r>
      <w:r w:rsidR="001C0413">
        <w:t xml:space="preserve"> (Unity</w:t>
      </w:r>
      <w:r w:rsidR="00E32C9F">
        <w:t xml:space="preserve"> Technologies</w:t>
      </w:r>
      <w:r w:rsidR="001C0413">
        <w:t>, 2020</w:t>
      </w:r>
      <w:r w:rsidR="00F33CCC">
        <w:t>a</w:t>
      </w:r>
      <w:r w:rsidR="001C0413">
        <w:t>)</w:t>
      </w:r>
      <w:r w:rsidR="00F33C2C">
        <w:t>. Essa ferramenta foi utilizada para criar as sequências de posicionamento</w:t>
      </w:r>
      <w:r w:rsidR="00F7709B">
        <w:t>, rotação e demais possibilidades de comportamentos</w:t>
      </w:r>
      <w:r w:rsidR="00F33C2C">
        <w:t xml:space="preserve"> de câmeras e objetos nas </w:t>
      </w:r>
      <w:r w:rsidR="00EB5FC7">
        <w:t>cinemáticas</w:t>
      </w:r>
      <w:r w:rsidR="00F33C2C">
        <w:t xml:space="preserve"> do jogo. </w:t>
      </w:r>
      <w:r w:rsidR="003703F7">
        <w:t>Quanto à</w:t>
      </w:r>
      <w:r w:rsidR="00F33C2C">
        <w:t xml:space="preserve"> </w:t>
      </w:r>
      <w:r w:rsidR="005D1300">
        <w:t>Cinemachine</w:t>
      </w:r>
      <w:r w:rsidR="003703F7">
        <w:t xml:space="preserve">, </w:t>
      </w:r>
      <w:r w:rsidR="005D1300">
        <w:t>Unity</w:t>
      </w:r>
      <w:r w:rsidR="00E32C9F">
        <w:t xml:space="preserve"> </w:t>
      </w:r>
      <w:r w:rsidR="00E32C9F">
        <w:br/>
        <w:t>Technologies</w:t>
      </w:r>
      <w:r w:rsidR="005D1300">
        <w:t xml:space="preserve"> (202</w:t>
      </w:r>
      <w:r w:rsidR="001C0413">
        <w:t>0</w:t>
      </w:r>
      <w:r w:rsidR="00F33CCC">
        <w:t>b</w:t>
      </w:r>
      <w:r w:rsidR="005D1300">
        <w:t xml:space="preserve">) a classifica como um </w:t>
      </w:r>
      <w:r w:rsidR="000202C0">
        <w:t>sistema de câmeras que permite a utilização de comportamentos mais complexos de câmeras sem a necessidade de escrever código</w:t>
      </w:r>
      <w:r w:rsidR="005D1300">
        <w:t>. Ess</w:t>
      </w:r>
      <w:r w:rsidR="00B1653B">
        <w:t xml:space="preserve">a ferramenta </w:t>
      </w:r>
      <w:r w:rsidR="005D1300">
        <w:t>foi utilizad</w:t>
      </w:r>
      <w:r w:rsidR="00B1653B">
        <w:t>a</w:t>
      </w:r>
      <w:r w:rsidR="005D1300">
        <w:t xml:space="preserve"> </w:t>
      </w:r>
      <w:r w:rsidR="007E46CA">
        <w:t xml:space="preserve">em todas as câmeras das </w:t>
      </w:r>
      <w:r w:rsidR="00EB5FC7">
        <w:t>cinemáticas</w:t>
      </w:r>
      <w:r w:rsidR="007E46CA">
        <w:t xml:space="preserve"> do jogo</w:t>
      </w:r>
      <w:r w:rsidR="001E1BED">
        <w:t>.</w:t>
      </w:r>
    </w:p>
    <w:p w14:paraId="2F24B75E" w14:textId="10D8FD62" w:rsidR="00355F84" w:rsidRDefault="003834DC" w:rsidP="00FB4715">
      <w:pPr>
        <w:pStyle w:val="TF-TEXTO"/>
      </w:pPr>
      <w:r>
        <w:t>No jogo existem três tipos diferentes de Non-Player Characters (NPC)</w:t>
      </w:r>
      <w:r w:rsidR="00BB172D">
        <w:t>, com os quais o jogador não interage diretamente, apenas acompanha.</w:t>
      </w:r>
      <w:r>
        <w:t xml:space="preserve"> </w:t>
      </w:r>
      <w:r w:rsidR="00BB172D">
        <w:t>Desses três tipos de NPC,</w:t>
      </w:r>
      <w:r>
        <w:t xml:space="preserve"> dois </w:t>
      </w:r>
      <w:r w:rsidR="00BB172D">
        <w:t>deles são</w:t>
      </w:r>
      <w:r>
        <w:t xml:space="preserve"> controlados </w:t>
      </w:r>
      <w:r w:rsidR="00BB172D">
        <w:t>via</w:t>
      </w:r>
      <w:r>
        <w:t xml:space="preserve"> código e </w:t>
      </w:r>
      <w:r w:rsidR="00BB172D">
        <w:t>o</w:t>
      </w:r>
      <w:r>
        <w:t xml:space="preserve"> terceiro se move conforme o que foi determinado na </w:t>
      </w:r>
      <w:r w:rsidR="00AB5624">
        <w:t>cinemática</w:t>
      </w:r>
      <w:r w:rsidR="00781FD3">
        <w:rPr>
          <w:i/>
          <w:iCs/>
        </w:rPr>
        <w:t xml:space="preserve"> </w:t>
      </w:r>
      <w:r w:rsidR="00781FD3">
        <w:t>através da ferramenta Timeline</w:t>
      </w:r>
      <w:r>
        <w:t>.</w:t>
      </w:r>
      <w:r w:rsidR="00781FD3">
        <w:t xml:space="preserve"> Na </w:t>
      </w:r>
      <w:r w:rsidR="00781FD3">
        <w:fldChar w:fldCharType="begin"/>
      </w:r>
      <w:r w:rsidR="00781FD3">
        <w:instrText xml:space="preserve"> REF _Ref138508785 \h </w:instrText>
      </w:r>
      <w:r w:rsidR="00781FD3">
        <w:fldChar w:fldCharType="separate"/>
      </w:r>
      <w:r w:rsidR="00422DB9">
        <w:t xml:space="preserve">Figura </w:t>
      </w:r>
      <w:r w:rsidR="00422DB9">
        <w:rPr>
          <w:noProof/>
        </w:rPr>
        <w:t>12</w:t>
      </w:r>
      <w:r w:rsidR="00781FD3">
        <w:fldChar w:fldCharType="end"/>
      </w:r>
      <w:r w:rsidR="00781FD3">
        <w:t xml:space="preserve"> é possível observar </w:t>
      </w:r>
      <w:r w:rsidR="00092EDE">
        <w:t>um exemplo do terceiro tipo de NPC citado, n</w:t>
      </w:r>
      <w:r w:rsidR="003264F7">
        <w:t>o</w:t>
      </w:r>
      <w:r w:rsidR="00092EDE">
        <w:t xml:space="preserve"> qual o objeto </w:t>
      </w:r>
      <w:r w:rsidR="00092EDE" w:rsidRPr="00654A94">
        <w:rPr>
          <w:rStyle w:val="TF-COURIER9"/>
        </w:rPr>
        <w:t>Fish (Animator)</w:t>
      </w:r>
      <w:r w:rsidR="00092EDE">
        <w:t xml:space="preserve"> tem sua posiç</w:t>
      </w:r>
      <w:r w:rsidR="00913785">
        <w:t xml:space="preserve">ão </w:t>
      </w:r>
      <w:r w:rsidR="00092EDE">
        <w:t xml:space="preserve">e rotação alteradas conforme </w:t>
      </w:r>
      <w:r w:rsidR="00E450A6">
        <w:t>o tempo da cena avança.</w:t>
      </w:r>
    </w:p>
    <w:p w14:paraId="2865EE8F" w14:textId="14DE9DD6" w:rsidR="00C77D52" w:rsidRDefault="00781FD3" w:rsidP="00781FD3">
      <w:pPr>
        <w:pStyle w:val="TF-LEGENDA"/>
      </w:pPr>
      <w:bookmarkStart w:id="107" w:name="_Ref138508785"/>
      <w:r>
        <w:t xml:space="preserve">Figura </w:t>
      </w:r>
      <w:fldSimple w:instr=" SEQ Figura \* ARABIC ">
        <w:r w:rsidR="00422DB9">
          <w:rPr>
            <w:noProof/>
          </w:rPr>
          <w:t>12</w:t>
        </w:r>
      </w:fldSimple>
      <w:bookmarkEnd w:id="107"/>
      <w:r>
        <w:t xml:space="preserve"> - Exemplo de NPC controlado pela Timeline</w:t>
      </w:r>
    </w:p>
    <w:p w14:paraId="14D6035D" w14:textId="30B31AD9" w:rsidR="00C77D52" w:rsidRDefault="00107A95" w:rsidP="00C77D52">
      <w:pPr>
        <w:pStyle w:val="TF-FIGURA"/>
      </w:pPr>
      <w:r>
        <w:rPr>
          <w:noProof/>
        </w:rPr>
        <w:drawing>
          <wp:inline distT="0" distB="0" distL="0" distR="0" wp14:anchorId="116996C4" wp14:editId="64C13D5E">
            <wp:extent cx="6120765" cy="1494155"/>
            <wp:effectExtent l="19050" t="19050" r="13335" b="10795"/>
            <wp:docPr id="1586703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1494155"/>
                    </a:xfrm>
                    <a:prstGeom prst="rect">
                      <a:avLst/>
                    </a:prstGeom>
                    <a:noFill/>
                    <a:ln w="6350">
                      <a:solidFill>
                        <a:srgbClr val="000000"/>
                      </a:solidFill>
                      <a:miter lim="800000"/>
                    </a:ln>
                  </pic:spPr>
                </pic:pic>
              </a:graphicData>
            </a:graphic>
          </wp:inline>
        </w:drawing>
      </w:r>
    </w:p>
    <w:p w14:paraId="197D5AD8" w14:textId="259A2332" w:rsidR="00107A95" w:rsidRDefault="00107A95" w:rsidP="00107A95">
      <w:pPr>
        <w:pStyle w:val="TF-FONTE"/>
      </w:pPr>
      <w:r>
        <w:t>Fonte: elaborado pelo autor</w:t>
      </w:r>
      <w:ins w:id="108" w:author="Dalton Solano dos Reis" w:date="2023-06-26T18:18:00Z">
        <w:r w:rsidR="005131E7">
          <w:t>.</w:t>
        </w:r>
      </w:ins>
    </w:p>
    <w:p w14:paraId="38562B47" w14:textId="19072F71" w:rsidR="00845CB7" w:rsidRDefault="00FD0494" w:rsidP="00FD0494">
      <w:pPr>
        <w:pStyle w:val="TF-TEXTO"/>
      </w:pPr>
      <w:r>
        <w:t xml:space="preserve">Quanto aos outros dois tipos de NPCs, </w:t>
      </w:r>
      <w:r w:rsidR="00DD0129">
        <w:t xml:space="preserve">o mais simples deles é controlado </w:t>
      </w:r>
      <w:r w:rsidR="00843391">
        <w:t xml:space="preserve">por uma </w:t>
      </w:r>
      <w:r w:rsidR="00DD0129">
        <w:t xml:space="preserve">classe chamada </w:t>
      </w:r>
      <w:r w:rsidR="00DD0129" w:rsidRPr="00845CB7">
        <w:rPr>
          <w:rStyle w:val="TF-COURIER9"/>
        </w:rPr>
        <w:t>NPC</w:t>
      </w:r>
      <w:r w:rsidR="00DD0129">
        <w:t xml:space="preserve">, </w:t>
      </w:r>
      <w:r w:rsidR="00877540">
        <w:t>a</w:t>
      </w:r>
      <w:r w:rsidR="00DD0129">
        <w:t xml:space="preserve"> qual </w:t>
      </w:r>
      <w:r w:rsidR="00877540">
        <w:t xml:space="preserve">está demonstrada no </w:t>
      </w:r>
      <w:r w:rsidR="00845CB7">
        <w:fldChar w:fldCharType="begin"/>
      </w:r>
      <w:r w:rsidR="00845CB7">
        <w:instrText xml:space="preserve"> REF _Ref138509484 \h </w:instrText>
      </w:r>
      <w:r w:rsidR="00845CB7">
        <w:fldChar w:fldCharType="separate"/>
      </w:r>
      <w:r w:rsidR="00422DB9">
        <w:t xml:space="preserve">Quadro </w:t>
      </w:r>
      <w:r w:rsidR="00422DB9">
        <w:rPr>
          <w:noProof/>
        </w:rPr>
        <w:t>4</w:t>
      </w:r>
      <w:r w:rsidR="00845CB7">
        <w:fldChar w:fldCharType="end"/>
      </w:r>
      <w:r w:rsidR="001A1685">
        <w:t>.</w:t>
      </w:r>
      <w:r w:rsidR="00845CB7">
        <w:t xml:space="preserve"> </w:t>
      </w:r>
      <w:r w:rsidR="001A1685">
        <w:t>Essa classe</w:t>
      </w:r>
      <w:r w:rsidR="00845CB7">
        <w:t xml:space="preserve"> determina os valores de</w:t>
      </w:r>
      <w:r w:rsidR="00FC7255">
        <w:t xml:space="preserve"> animação desse NPC, sendo eles velocidade e se o NPC está encostado em uma parede ou não.</w:t>
      </w:r>
    </w:p>
    <w:p w14:paraId="531BABD3" w14:textId="7EC9801E" w:rsidR="00352585" w:rsidRDefault="00352585" w:rsidP="00352585">
      <w:pPr>
        <w:pStyle w:val="TF-LEGENDA"/>
      </w:pPr>
      <w:bookmarkStart w:id="109" w:name="_Ref138509484"/>
      <w:r>
        <w:lastRenderedPageBreak/>
        <w:t xml:space="preserve">Quadro </w:t>
      </w:r>
      <w:fldSimple w:instr=" SEQ Quadro \* ARABIC ">
        <w:r w:rsidR="00422DB9">
          <w:rPr>
            <w:noProof/>
          </w:rPr>
          <w:t>4</w:t>
        </w:r>
      </w:fldSimple>
      <w:bookmarkEnd w:id="109"/>
      <w:r>
        <w:t xml:space="preserve"> - Classe </w:t>
      </w:r>
      <w:r w:rsidRPr="000B7FA2">
        <w:rPr>
          <w:rStyle w:val="TF-COURIER9"/>
        </w:rPr>
        <w:t>NPC</w:t>
      </w:r>
    </w:p>
    <w:p w14:paraId="066DAE7F" w14:textId="73F82367" w:rsidR="00352585" w:rsidRDefault="00352585" w:rsidP="00352585">
      <w:pPr>
        <w:pStyle w:val="TF-FIGURA"/>
      </w:pPr>
      <w:r w:rsidRPr="00B10B47">
        <w:rPr>
          <w:noProof/>
        </w:rPr>
        <w:drawing>
          <wp:inline distT="0" distB="0" distL="0" distR="0" wp14:anchorId="117318E9" wp14:editId="00B536FC">
            <wp:extent cx="4333460" cy="2847191"/>
            <wp:effectExtent l="19050" t="19050" r="10160" b="10795"/>
            <wp:docPr id="472864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18" name="Imagem 1" descr="Interface gráfica do usuário, Texto&#10;&#10;Descrição gerada automaticamente"/>
                    <pic:cNvPicPr/>
                  </pic:nvPicPr>
                  <pic:blipFill>
                    <a:blip r:embed="rId27"/>
                    <a:stretch>
                      <a:fillRect/>
                    </a:stretch>
                  </pic:blipFill>
                  <pic:spPr>
                    <a:xfrm>
                      <a:off x="0" y="0"/>
                      <a:ext cx="4338528" cy="2850521"/>
                    </a:xfrm>
                    <a:prstGeom prst="rect">
                      <a:avLst/>
                    </a:prstGeom>
                    <a:ln w="6350">
                      <a:solidFill>
                        <a:srgbClr val="000000"/>
                      </a:solidFill>
                      <a:miter lim="800000"/>
                    </a:ln>
                  </pic:spPr>
                </pic:pic>
              </a:graphicData>
            </a:graphic>
          </wp:inline>
        </w:drawing>
      </w:r>
    </w:p>
    <w:p w14:paraId="43A9C4DC" w14:textId="1ACBEA01" w:rsidR="00352585" w:rsidRDefault="00352585" w:rsidP="00352585">
      <w:pPr>
        <w:pStyle w:val="TF-FONTE"/>
      </w:pPr>
      <w:r>
        <w:t>Fonte: elaborado pelo autor</w:t>
      </w:r>
      <w:ins w:id="110" w:author="Dalton Solano dos Reis" w:date="2023-06-26T18:18:00Z">
        <w:r w:rsidR="005131E7">
          <w:t>.</w:t>
        </w:r>
      </w:ins>
    </w:p>
    <w:p w14:paraId="4ADBFB74" w14:textId="58579569" w:rsidR="008D0B81" w:rsidRDefault="00135B6D" w:rsidP="008D0B81">
      <w:pPr>
        <w:pStyle w:val="TF-TEXTO"/>
      </w:pPr>
      <w:r>
        <w:t>O</w:t>
      </w:r>
      <w:r w:rsidR="00624576">
        <w:t xml:space="preserve"> último tipo de NPC é um pouco mais detalhado em suas ações e é também </w:t>
      </w:r>
      <w:r w:rsidR="008C358F">
        <w:t xml:space="preserve">o </w:t>
      </w:r>
      <w:r w:rsidR="00624576">
        <w:t>menos utilizado</w:t>
      </w:r>
      <w:r w:rsidR="00973B3B">
        <w:t>. Esse NPC</w:t>
      </w:r>
      <w:r w:rsidR="00624576">
        <w:t xml:space="preserve"> </w:t>
      </w:r>
      <w:r w:rsidR="005504FF">
        <w:t>possui um</w:t>
      </w:r>
      <w:r w:rsidR="00624576">
        <w:t xml:space="preserve"> código que serve para </w:t>
      </w:r>
      <w:r w:rsidR="002C015C">
        <w:t>avançar até</w:t>
      </w:r>
      <w:r w:rsidR="00624576">
        <w:t xml:space="preserve"> algum local específico </w:t>
      </w:r>
      <w:r w:rsidR="00E534B0">
        <w:t xml:space="preserve">da cena </w:t>
      </w:r>
      <w:r w:rsidR="00624576">
        <w:t xml:space="preserve">e passar por </w:t>
      </w:r>
      <w:r w:rsidR="00624576">
        <w:rPr>
          <w:i/>
          <w:iCs/>
        </w:rPr>
        <w:t>checkpoints</w:t>
      </w:r>
      <w:r w:rsidR="00624576">
        <w:t xml:space="preserve"> </w:t>
      </w:r>
      <w:r w:rsidR="006D7994">
        <w:t xml:space="preserve">durante </w:t>
      </w:r>
      <w:r w:rsidR="00624576">
        <w:t>o caminho</w:t>
      </w:r>
      <w:r w:rsidR="00415834">
        <w:t>.</w:t>
      </w:r>
      <w:r w:rsidR="008434D5">
        <w:t xml:space="preserve"> </w:t>
      </w:r>
      <w:r w:rsidR="00415834">
        <w:t>A</w:t>
      </w:r>
      <w:r w:rsidR="008434D5">
        <w:t>lém d</w:t>
      </w:r>
      <w:r w:rsidR="00415834">
        <w:t xml:space="preserve">isso, </w:t>
      </w:r>
      <w:r w:rsidR="005F6459">
        <w:t>seu código</w:t>
      </w:r>
      <w:r w:rsidR="00415834">
        <w:t xml:space="preserve"> </w:t>
      </w:r>
      <w:r w:rsidR="008434D5">
        <w:t xml:space="preserve">também </w:t>
      </w:r>
      <w:r w:rsidR="00415834">
        <w:t>permite</w:t>
      </w:r>
      <w:r w:rsidR="008434D5">
        <w:t xml:space="preserve"> </w:t>
      </w:r>
      <w:r w:rsidR="00415834">
        <w:t>a manipulação de</w:t>
      </w:r>
      <w:r w:rsidR="008434D5">
        <w:t xml:space="preserve"> um objeto que o NPC </w:t>
      </w:r>
      <w:r w:rsidR="00E12F4C">
        <w:t>possa estar</w:t>
      </w:r>
      <w:r w:rsidR="008434D5">
        <w:t xml:space="preserve"> segurando</w:t>
      </w:r>
      <w:r w:rsidR="00B34C33">
        <w:t>.</w:t>
      </w:r>
      <w:r w:rsidR="008D0B81">
        <w:t xml:space="preserve"> Para que </w:t>
      </w:r>
      <w:r w:rsidR="00D50C40">
        <w:t>ele</w:t>
      </w:r>
      <w:r w:rsidR="008D0B81">
        <w:t xml:space="preserve"> possa </w:t>
      </w:r>
      <w:r w:rsidR="00D50C40">
        <w:t>exercer sua função</w:t>
      </w:r>
      <w:r w:rsidR="008D0B81">
        <w:t xml:space="preserve"> corretamente, é necessário determinar alguns </w:t>
      </w:r>
      <w:r w:rsidR="008D0B81">
        <w:rPr>
          <w:i/>
          <w:iCs/>
        </w:rPr>
        <w:t>checkpoints</w:t>
      </w:r>
      <w:r w:rsidR="008D0B81">
        <w:t xml:space="preserve"> no cenário e passá-los para o código. </w:t>
      </w:r>
      <w:r w:rsidR="003F4DBF">
        <w:t>Os</w:t>
      </w:r>
      <w:r w:rsidR="008D0B81">
        <w:t xml:space="preserve"> </w:t>
      </w:r>
      <w:r w:rsidR="008D0B81">
        <w:rPr>
          <w:i/>
          <w:iCs/>
        </w:rPr>
        <w:t>checkpoints</w:t>
      </w:r>
      <w:r w:rsidR="008D0B81">
        <w:t xml:space="preserve"> são posicionados no cenário </w:t>
      </w:r>
      <w:r w:rsidR="003F4DBF">
        <w:t xml:space="preserve">através de </w:t>
      </w:r>
      <w:r w:rsidR="003F4DBF" w:rsidRPr="003F4DBF">
        <w:rPr>
          <w:rStyle w:val="TF-COURIER9"/>
        </w:rPr>
        <w:t>GameObjects</w:t>
      </w:r>
      <w:r w:rsidR="003F4DBF">
        <w:t xml:space="preserve"> com o nome “Waypoint” seguido de seu índice, conforme apresentado na</w:t>
      </w:r>
      <w:r w:rsidR="00623329">
        <w:t xml:space="preserve"> </w:t>
      </w:r>
      <w:r w:rsidR="00E15EBF">
        <w:fldChar w:fldCharType="begin"/>
      </w:r>
      <w:r w:rsidR="00E15EBF">
        <w:instrText xml:space="preserve"> REF _Ref138511215 \h </w:instrText>
      </w:r>
      <w:r w:rsidR="00E15EBF">
        <w:fldChar w:fldCharType="separate"/>
      </w:r>
      <w:r w:rsidR="00422DB9">
        <w:t xml:space="preserve">Figura </w:t>
      </w:r>
      <w:r w:rsidR="00422DB9">
        <w:rPr>
          <w:noProof/>
        </w:rPr>
        <w:t>13</w:t>
      </w:r>
      <w:r w:rsidR="00E15EBF">
        <w:fldChar w:fldCharType="end"/>
      </w:r>
      <w:r w:rsidR="008D0B81">
        <w:t>.</w:t>
      </w:r>
      <w:r w:rsidR="00B07D62">
        <w:t xml:space="preserve"> Já </w:t>
      </w:r>
      <w:r w:rsidR="00B07F21">
        <w:t>a classe</w:t>
      </w:r>
      <w:r w:rsidR="00B07D62">
        <w:t xml:space="preserve"> que controla esse tipo de NPC se chama </w:t>
      </w:r>
      <w:r w:rsidR="00B07D62" w:rsidRPr="00B34C33">
        <w:rPr>
          <w:rStyle w:val="TF-COURIER9"/>
        </w:rPr>
        <w:t>NPCMain</w:t>
      </w:r>
      <w:r w:rsidR="00B07D62" w:rsidRPr="00B34C33">
        <w:t xml:space="preserve">, </w:t>
      </w:r>
      <w:r w:rsidR="00B07D62">
        <w:t xml:space="preserve">e </w:t>
      </w:r>
      <w:r w:rsidR="00AE489D">
        <w:t xml:space="preserve">ela </w:t>
      </w:r>
      <w:r w:rsidR="00B07D62">
        <w:t>pode ser observad</w:t>
      </w:r>
      <w:r w:rsidR="00B07F21">
        <w:t>a</w:t>
      </w:r>
      <w:r w:rsidR="00B07D62">
        <w:t xml:space="preserve"> por completo no </w:t>
      </w:r>
      <w:r w:rsidR="00B07D62">
        <w:fldChar w:fldCharType="begin"/>
      </w:r>
      <w:r w:rsidR="00B07D62">
        <w:instrText xml:space="preserve"> REF _Ref138510219 \h  \* MERGEFORMAT </w:instrText>
      </w:r>
      <w:r w:rsidR="00B07D62">
        <w:fldChar w:fldCharType="separate"/>
      </w:r>
      <w:r w:rsidR="00422DB9">
        <w:t xml:space="preserve">Quadro </w:t>
      </w:r>
      <w:r w:rsidR="00422DB9">
        <w:rPr>
          <w:noProof/>
        </w:rPr>
        <w:t>5</w:t>
      </w:r>
      <w:r w:rsidR="00B07D62">
        <w:fldChar w:fldCharType="end"/>
      </w:r>
      <w:r w:rsidR="00B07D62">
        <w:t>.</w:t>
      </w:r>
    </w:p>
    <w:p w14:paraId="6EF41DA9" w14:textId="388745F2" w:rsidR="00E51555" w:rsidRDefault="00E51555" w:rsidP="00E51555">
      <w:pPr>
        <w:pStyle w:val="TF-LEGENDA"/>
      </w:pPr>
      <w:bookmarkStart w:id="111" w:name="_Ref138511215"/>
      <w:r>
        <w:t xml:space="preserve">Figura </w:t>
      </w:r>
      <w:fldSimple w:instr=" SEQ Figura \* ARABIC ">
        <w:r w:rsidR="00422DB9">
          <w:rPr>
            <w:noProof/>
          </w:rPr>
          <w:t>13</w:t>
        </w:r>
      </w:fldSimple>
      <w:bookmarkEnd w:id="111"/>
      <w:r>
        <w:t xml:space="preserve"> - Checkpoints da Cena 1, Fase 2</w:t>
      </w:r>
    </w:p>
    <w:p w14:paraId="062D8CAA" w14:textId="7EBF656A" w:rsidR="00E51555" w:rsidRDefault="00E51555" w:rsidP="00E51555">
      <w:pPr>
        <w:pStyle w:val="TF-FIGURA"/>
      </w:pPr>
      <w:r>
        <w:rPr>
          <w:noProof/>
        </w:rPr>
        <w:drawing>
          <wp:inline distT="0" distB="0" distL="0" distR="0" wp14:anchorId="6432465F" wp14:editId="0EF996EC">
            <wp:extent cx="6114415" cy="2854325"/>
            <wp:effectExtent l="19050" t="19050" r="19685" b="22225"/>
            <wp:docPr id="224247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4415" cy="2854325"/>
                    </a:xfrm>
                    <a:prstGeom prst="rect">
                      <a:avLst/>
                    </a:prstGeom>
                    <a:noFill/>
                    <a:ln w="6350">
                      <a:solidFill>
                        <a:srgbClr val="000000"/>
                      </a:solidFill>
                      <a:miter lim="800000"/>
                    </a:ln>
                  </pic:spPr>
                </pic:pic>
              </a:graphicData>
            </a:graphic>
          </wp:inline>
        </w:drawing>
      </w:r>
    </w:p>
    <w:p w14:paraId="2190B1B2" w14:textId="7EFBF409" w:rsidR="00E51555" w:rsidRDefault="00E51555" w:rsidP="00E51555">
      <w:pPr>
        <w:pStyle w:val="TF-FONTE"/>
      </w:pPr>
      <w:r w:rsidRPr="00E51555">
        <w:t>Fonte: elaborado pelo autor</w:t>
      </w:r>
      <w:ins w:id="112" w:author="Dalton Solano dos Reis" w:date="2023-06-26T18:20:00Z">
        <w:r w:rsidR="005131E7">
          <w:t>.</w:t>
        </w:r>
      </w:ins>
    </w:p>
    <w:p w14:paraId="1372D4DF" w14:textId="752C7A61" w:rsidR="00B34C33" w:rsidRDefault="00B34C33" w:rsidP="00B34C33">
      <w:pPr>
        <w:pStyle w:val="TF-LEGENDA"/>
      </w:pPr>
      <w:bookmarkStart w:id="113" w:name="_Ref138510219"/>
      <w:r>
        <w:lastRenderedPageBreak/>
        <w:t xml:space="preserve">Quadro </w:t>
      </w:r>
      <w:fldSimple w:instr=" SEQ Quadro \* ARABIC ">
        <w:r w:rsidR="00422DB9">
          <w:rPr>
            <w:noProof/>
          </w:rPr>
          <w:t>5</w:t>
        </w:r>
      </w:fldSimple>
      <w:bookmarkEnd w:id="113"/>
      <w:r>
        <w:t xml:space="preserve"> - Clas</w:t>
      </w:r>
      <w:r w:rsidR="0037115E">
        <w:t>s</w:t>
      </w:r>
      <w:r>
        <w:t xml:space="preserve">e </w:t>
      </w:r>
      <w:r w:rsidRPr="000B7FA2">
        <w:rPr>
          <w:rStyle w:val="TF-COURIER9"/>
        </w:rPr>
        <w:t>NPCMain</w:t>
      </w:r>
    </w:p>
    <w:p w14:paraId="09E453E4" w14:textId="1772F6D8" w:rsidR="00B34C33" w:rsidRPr="00B34C33" w:rsidRDefault="00B34C33" w:rsidP="00B34C33">
      <w:pPr>
        <w:pStyle w:val="TF-FIGURA"/>
      </w:pPr>
      <w:r w:rsidRPr="00DC6445">
        <w:rPr>
          <w:noProof/>
        </w:rPr>
        <w:drawing>
          <wp:inline distT="0" distB="0" distL="0" distR="0" wp14:anchorId="30748BF8" wp14:editId="2C554E1B">
            <wp:extent cx="5000625" cy="6613730"/>
            <wp:effectExtent l="19050" t="19050" r="9525" b="15875"/>
            <wp:docPr id="1149783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3620" name="Imagem 1" descr="Texto&#10;&#10;Descrição gerada automaticamente"/>
                    <pic:cNvPicPr/>
                  </pic:nvPicPr>
                  <pic:blipFill>
                    <a:blip r:embed="rId29"/>
                    <a:stretch>
                      <a:fillRect/>
                    </a:stretch>
                  </pic:blipFill>
                  <pic:spPr>
                    <a:xfrm>
                      <a:off x="0" y="0"/>
                      <a:ext cx="5002585" cy="6616322"/>
                    </a:xfrm>
                    <a:prstGeom prst="rect">
                      <a:avLst/>
                    </a:prstGeom>
                    <a:ln w="6350">
                      <a:solidFill>
                        <a:srgbClr val="000000"/>
                      </a:solidFill>
                      <a:miter lim="800000"/>
                    </a:ln>
                  </pic:spPr>
                </pic:pic>
              </a:graphicData>
            </a:graphic>
          </wp:inline>
        </w:drawing>
      </w:r>
    </w:p>
    <w:p w14:paraId="24791319" w14:textId="32375FA0" w:rsidR="00BB172D" w:rsidRDefault="00B34C33" w:rsidP="00B34C33">
      <w:pPr>
        <w:pStyle w:val="TF-FONTE"/>
      </w:pPr>
      <w:r>
        <w:t>Fonte: elaborado pelo autor</w:t>
      </w:r>
    </w:p>
    <w:p w14:paraId="4589A6B9" w14:textId="0291CA22" w:rsidR="00ED07EF" w:rsidRDefault="0037115E" w:rsidP="001166F5">
      <w:pPr>
        <w:pStyle w:val="TF-TEXTO"/>
      </w:pPr>
      <w:r>
        <w:tab/>
      </w:r>
      <w:r w:rsidR="00ED07EF">
        <w:t xml:space="preserve">A classe </w:t>
      </w:r>
      <w:r w:rsidR="00ED07EF" w:rsidRPr="00ED07EF">
        <w:rPr>
          <w:rStyle w:val="TF-COURIER9"/>
        </w:rPr>
        <w:t>NPCMain</w:t>
      </w:r>
      <w:r w:rsidR="00ED07EF">
        <w:t xml:space="preserve"> herda da classe </w:t>
      </w:r>
      <w:r w:rsidR="00ED07EF" w:rsidRPr="00ED07EF">
        <w:rPr>
          <w:rStyle w:val="TF-COURIER9"/>
        </w:rPr>
        <w:t>MonoBehaviour</w:t>
      </w:r>
      <w:r w:rsidR="00ED07EF">
        <w:t>, que é disponibilizada pelo Unity</w:t>
      </w:r>
      <w:r w:rsidR="001F0E9D">
        <w:t>, permitindo assim que ela</w:t>
      </w:r>
      <w:r w:rsidR="00ED07EF">
        <w:t xml:space="preserve"> utiliz</w:t>
      </w:r>
      <w:r w:rsidR="001F0E9D">
        <w:t>e</w:t>
      </w:r>
      <w:r w:rsidR="00ED07EF">
        <w:t xml:space="preserve"> alguns métodos da classe pai</w:t>
      </w:r>
      <w:r w:rsidR="00EB7C8D">
        <w:t>.</w:t>
      </w:r>
      <w:r w:rsidR="00ED07EF">
        <w:t xml:space="preserve"> </w:t>
      </w:r>
      <w:r w:rsidR="00EB7C8D">
        <w:t>Um desses métodos é</w:t>
      </w:r>
      <w:r w:rsidR="00ED07EF">
        <w:t xml:space="preserve"> o </w:t>
      </w:r>
      <w:r w:rsidR="00ED07EF" w:rsidRPr="00ED07EF">
        <w:rPr>
          <w:rStyle w:val="TF-COURIER9"/>
        </w:rPr>
        <w:t>Update</w:t>
      </w:r>
      <w:r w:rsidR="00ED07EF">
        <w:t xml:space="preserve">, que </w:t>
      </w:r>
      <w:r w:rsidR="00C45676">
        <w:t xml:space="preserve">é </w:t>
      </w:r>
      <w:r w:rsidR="00ED07EF">
        <w:t>executado a cada renderização realizada</w:t>
      </w:r>
      <w:r w:rsidR="005B50FA">
        <w:t>.</w:t>
      </w:r>
      <w:r w:rsidR="00F0732B">
        <w:t xml:space="preserve"> O método </w:t>
      </w:r>
      <w:r w:rsidR="00F0732B" w:rsidRPr="00F0732B">
        <w:rPr>
          <w:rStyle w:val="TF-COURIER9"/>
        </w:rPr>
        <w:t>Update</w:t>
      </w:r>
      <w:r w:rsidR="00F0732B">
        <w:t xml:space="preserve"> está sendo utilizado nesse caso para poder determinar qual é o próximo destino para o qual o NPC deve seguir, bem como verificar se o objeto que está sendo segurado pelo NPC deve ser exibido ou desvinculado dele</w:t>
      </w:r>
      <w:r w:rsidR="007472E2">
        <w:t xml:space="preserve"> através dos métodos </w:t>
      </w:r>
      <w:r w:rsidR="007472E2" w:rsidRPr="007472E2">
        <w:rPr>
          <w:rStyle w:val="TF-COURIER9"/>
        </w:rPr>
        <w:t>CheckShowObject</w:t>
      </w:r>
      <w:r w:rsidR="007472E2">
        <w:t xml:space="preserve"> e </w:t>
      </w:r>
      <w:r w:rsidR="007472E2" w:rsidRPr="007472E2">
        <w:rPr>
          <w:rStyle w:val="TF-COURIER9"/>
        </w:rPr>
        <w:t>CheckDropObject</w:t>
      </w:r>
      <w:r w:rsidR="00F0732B">
        <w:t>.</w:t>
      </w:r>
    </w:p>
    <w:p w14:paraId="6C45A837" w14:textId="4963686C" w:rsidR="00CB1AEE" w:rsidRDefault="0037115E" w:rsidP="001166F5">
      <w:pPr>
        <w:pStyle w:val="TF-TEXTO"/>
      </w:pPr>
      <w:r>
        <w:t xml:space="preserve">Além dos </w:t>
      </w:r>
      <w:r>
        <w:rPr>
          <w:i/>
          <w:iCs/>
        </w:rPr>
        <w:t>checkpoints</w:t>
      </w:r>
      <w:r>
        <w:t xml:space="preserve">, que são recebidos através do atributo </w:t>
      </w:r>
      <w:r w:rsidRPr="0037115E">
        <w:rPr>
          <w:rStyle w:val="TF-COURIER9"/>
        </w:rPr>
        <w:t>goals</w:t>
      </w:r>
      <w:r>
        <w:t xml:space="preserve">, a classe </w:t>
      </w:r>
      <w:r w:rsidRPr="0037115E">
        <w:rPr>
          <w:rStyle w:val="TF-COURIER9"/>
        </w:rPr>
        <w:t>NPCMain</w:t>
      </w:r>
      <w:r>
        <w:t xml:space="preserve"> também necessita de outros objetos para poder funcionar conforme o esperado. </w:t>
      </w:r>
      <w:r w:rsidR="00E25E92">
        <w:t xml:space="preserve">O </w:t>
      </w:r>
      <w:r w:rsidR="003E11C7">
        <w:t>atributo</w:t>
      </w:r>
      <w:r w:rsidR="00E25E92">
        <w:t xml:space="preserve"> mais importante para isso é o</w:t>
      </w:r>
      <w:r w:rsidR="004360B5">
        <w:t xml:space="preserve"> </w:t>
      </w:r>
      <w:r w:rsidR="004360B5" w:rsidRPr="004360B5">
        <w:rPr>
          <w:rStyle w:val="TF-COURIER9"/>
        </w:rPr>
        <w:t>agent</w:t>
      </w:r>
      <w:r w:rsidR="00E25E92">
        <w:t xml:space="preserve"> que é </w:t>
      </w:r>
      <w:r w:rsidR="00C21974">
        <w:t>atribuído</w:t>
      </w:r>
      <w:r w:rsidR="00E25E92">
        <w:t xml:space="preserve"> no método </w:t>
      </w:r>
      <w:r w:rsidR="00E25E92" w:rsidRPr="00E25E92">
        <w:rPr>
          <w:rStyle w:val="TF-COURIER9"/>
        </w:rPr>
        <w:t>Start</w:t>
      </w:r>
      <w:r w:rsidR="00E25E92">
        <w:t xml:space="preserve">, o qual também é herdado através da classe </w:t>
      </w:r>
      <w:r w:rsidR="00E25E92" w:rsidRPr="00E25E92">
        <w:rPr>
          <w:rStyle w:val="TF-COURIER9"/>
        </w:rPr>
        <w:t>MonoBehaviour</w:t>
      </w:r>
      <w:r w:rsidR="00E25E92">
        <w:t>.</w:t>
      </w:r>
    </w:p>
    <w:p w14:paraId="52386223" w14:textId="3F9CAF3C" w:rsidR="00575B75" w:rsidRDefault="004360B5" w:rsidP="001166F5">
      <w:pPr>
        <w:pStyle w:val="TF-TEXTO"/>
      </w:pPr>
      <w:r w:rsidRPr="004360B5">
        <w:t xml:space="preserve">O </w:t>
      </w:r>
      <w:r w:rsidR="00442225">
        <w:t xml:space="preserve">atributo </w:t>
      </w:r>
      <w:r w:rsidRPr="004360B5">
        <w:rPr>
          <w:rStyle w:val="TF-COURIER9"/>
        </w:rPr>
        <w:t>agent</w:t>
      </w:r>
      <w:r>
        <w:t xml:space="preserve"> é do </w:t>
      </w:r>
      <w:r w:rsidRPr="004360B5">
        <w:t xml:space="preserve">tipo </w:t>
      </w:r>
      <w:r w:rsidR="00575B75" w:rsidRPr="00C53CB1">
        <w:rPr>
          <w:rStyle w:val="TF-COURIER9"/>
        </w:rPr>
        <w:t>NavMeshAgent</w:t>
      </w:r>
      <w:r w:rsidRPr="004360B5">
        <w:t xml:space="preserve">, </w:t>
      </w:r>
      <w:r w:rsidR="00270B39">
        <w:t>o qual</w:t>
      </w:r>
      <w:r w:rsidR="00575B75">
        <w:t xml:space="preserve"> </w:t>
      </w:r>
      <w:r w:rsidR="00C53CB1">
        <w:t xml:space="preserve">faz parte da ferramenta </w:t>
      </w:r>
      <w:r w:rsidR="00C53CB1" w:rsidRPr="00C53CB1">
        <w:rPr>
          <w:rStyle w:val="TF-COURIER9"/>
        </w:rPr>
        <w:t>NavMesh</w:t>
      </w:r>
      <w:r w:rsidR="00575B75">
        <w:t xml:space="preserve"> </w:t>
      </w:r>
      <w:r w:rsidR="00C53CB1">
        <w:t xml:space="preserve">que o </w:t>
      </w:r>
      <w:r w:rsidR="00575B75">
        <w:t>Unity disponibiliza</w:t>
      </w:r>
      <w:r w:rsidR="00C53CB1">
        <w:t>.</w:t>
      </w:r>
      <w:r w:rsidR="00575B75">
        <w:t xml:space="preserve"> </w:t>
      </w:r>
      <w:r w:rsidR="00C53CB1">
        <w:t>Essa ferramenta</w:t>
      </w:r>
      <w:r w:rsidR="00575B75">
        <w:t xml:space="preserve"> serve para determinar quais são os </w:t>
      </w:r>
      <w:r w:rsidR="00C53CB1">
        <w:t>objetos</w:t>
      </w:r>
      <w:r w:rsidR="00575B75">
        <w:t xml:space="preserve"> </w:t>
      </w:r>
      <w:r w:rsidR="001166F5">
        <w:t>sobre</w:t>
      </w:r>
      <w:r w:rsidR="00575B75">
        <w:t xml:space="preserve"> </w:t>
      </w:r>
      <w:r w:rsidR="001166F5">
        <w:t xml:space="preserve">os </w:t>
      </w:r>
      <w:r w:rsidR="00575B75">
        <w:t xml:space="preserve">quais </w:t>
      </w:r>
      <w:r w:rsidR="00C53CB1">
        <w:t xml:space="preserve">os agentes podem </w:t>
      </w:r>
      <w:r w:rsidR="001166F5">
        <w:t>andar. Sua aplicação pode ser visualizada na</w:t>
      </w:r>
      <w:r w:rsidR="008E7026">
        <w:t xml:space="preserve"> </w:t>
      </w:r>
      <w:r w:rsidR="00EE286E">
        <w:fldChar w:fldCharType="begin"/>
      </w:r>
      <w:r w:rsidR="00EE286E">
        <w:instrText xml:space="preserve"> REF _Ref138515346 \h </w:instrText>
      </w:r>
      <w:r w:rsidR="00EE286E">
        <w:fldChar w:fldCharType="separate"/>
      </w:r>
      <w:r w:rsidR="00422DB9">
        <w:t xml:space="preserve">Figura </w:t>
      </w:r>
      <w:r w:rsidR="00422DB9">
        <w:rPr>
          <w:noProof/>
        </w:rPr>
        <w:t>14</w:t>
      </w:r>
      <w:r w:rsidR="00EE286E">
        <w:fldChar w:fldCharType="end"/>
      </w:r>
      <w:r w:rsidR="001166F5">
        <w:t xml:space="preserve">, aonde todos os objetos que estão em azul são aqueles sobre os quais os personagens com a </w:t>
      </w:r>
      <w:r w:rsidR="001166F5">
        <w:lastRenderedPageBreak/>
        <w:t xml:space="preserve">classe </w:t>
      </w:r>
      <w:r w:rsidR="001166F5" w:rsidRPr="001166F5">
        <w:rPr>
          <w:rStyle w:val="TF-COURIER9"/>
        </w:rPr>
        <w:t>NPCMain</w:t>
      </w:r>
      <w:r w:rsidR="001166F5">
        <w:t xml:space="preserve"> podem andar.</w:t>
      </w:r>
      <w:r w:rsidR="000C383D">
        <w:t xml:space="preserve"> Para fins de demonstrar todos os locai</w:t>
      </w:r>
      <w:r w:rsidR="0046240B">
        <w:t>s</w:t>
      </w:r>
      <w:r w:rsidR="000C383D">
        <w:t>, a figura não retrata a hamburgueria que existe ao lado da sorveteria.</w:t>
      </w:r>
    </w:p>
    <w:p w14:paraId="6B506EF4" w14:textId="34EAA59F" w:rsidR="00954F7E" w:rsidRDefault="00954F7E" w:rsidP="00954F7E">
      <w:pPr>
        <w:pStyle w:val="TF-LEGENDA"/>
      </w:pPr>
      <w:bookmarkStart w:id="114" w:name="_Ref138515346"/>
      <w:r>
        <w:t xml:space="preserve">Figura </w:t>
      </w:r>
      <w:fldSimple w:instr=" SEQ Figura \* ARABIC ">
        <w:r w:rsidR="00422DB9">
          <w:rPr>
            <w:noProof/>
          </w:rPr>
          <w:t>14</w:t>
        </w:r>
      </w:fldSimple>
      <w:bookmarkEnd w:id="114"/>
      <w:r>
        <w:t xml:space="preserve"> - Locais sobre os quais o NPC pode </w:t>
      </w:r>
      <w:r w:rsidR="00FD7F8B">
        <w:t>andar</w:t>
      </w:r>
    </w:p>
    <w:p w14:paraId="2A4B0E8D" w14:textId="5E934F3C" w:rsidR="000C383D" w:rsidRDefault="000C383D" w:rsidP="000C383D">
      <w:pPr>
        <w:pStyle w:val="TF-FIGURA"/>
      </w:pPr>
      <w:r w:rsidRPr="000C383D">
        <w:rPr>
          <w:noProof/>
        </w:rPr>
        <w:drawing>
          <wp:inline distT="0" distB="0" distL="0" distR="0" wp14:anchorId="54539979" wp14:editId="2FC82CF5">
            <wp:extent cx="6120765" cy="3289935"/>
            <wp:effectExtent l="19050" t="19050" r="13335" b="24765"/>
            <wp:docPr id="21057805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0595" name="Imagem 1" descr="Interface gráfica do usuário, Site&#10;&#10;Descrição gerada automaticamente"/>
                    <pic:cNvPicPr/>
                  </pic:nvPicPr>
                  <pic:blipFill>
                    <a:blip r:embed="rId30"/>
                    <a:stretch>
                      <a:fillRect/>
                    </a:stretch>
                  </pic:blipFill>
                  <pic:spPr>
                    <a:xfrm>
                      <a:off x="0" y="0"/>
                      <a:ext cx="6120765" cy="3289935"/>
                    </a:xfrm>
                    <a:prstGeom prst="rect">
                      <a:avLst/>
                    </a:prstGeom>
                    <a:ln w="6350">
                      <a:solidFill>
                        <a:srgbClr val="000000"/>
                      </a:solidFill>
                      <a:miter lim="800000"/>
                    </a:ln>
                  </pic:spPr>
                </pic:pic>
              </a:graphicData>
            </a:graphic>
          </wp:inline>
        </w:drawing>
      </w:r>
    </w:p>
    <w:p w14:paraId="7612A10D" w14:textId="2222327B" w:rsidR="00954F7E" w:rsidRDefault="00954F7E" w:rsidP="00733062">
      <w:pPr>
        <w:pStyle w:val="TF-FONTE"/>
      </w:pPr>
      <w:r>
        <w:t>Fonte: elaborado pelo autor</w:t>
      </w:r>
      <w:ins w:id="115" w:author="Dalton Solano dos Reis" w:date="2023-06-26T18:22:00Z">
        <w:r w:rsidR="005131E7">
          <w:t>.</w:t>
        </w:r>
      </w:ins>
    </w:p>
    <w:p w14:paraId="3F8B2E3B" w14:textId="40950421" w:rsidR="00D038EB" w:rsidRDefault="00C355DE" w:rsidP="00D038EB">
      <w:pPr>
        <w:pStyle w:val="TF-TEXTO"/>
      </w:pPr>
      <w:r>
        <w:t xml:space="preserve">Ao final de </w:t>
      </w:r>
      <w:r w:rsidR="009521CE">
        <w:t>uma</w:t>
      </w:r>
      <w:r>
        <w:t xml:space="preserve"> cinemática</w:t>
      </w:r>
      <w:r w:rsidR="009521CE">
        <w:t xml:space="preserve"> que leva a outra cinemática</w:t>
      </w:r>
      <w:r>
        <w:t xml:space="preserve">, </w:t>
      </w:r>
      <w:r w:rsidR="00C4025A">
        <w:t xml:space="preserve">a tela escurece e o objeto </w:t>
      </w:r>
      <w:r w:rsidR="00C4025A">
        <w:rPr>
          <w:rStyle w:val="TF-COURIER9"/>
        </w:rPr>
        <w:t>SceneLoader</w:t>
      </w:r>
      <w:r w:rsidR="00C4025A">
        <w:t xml:space="preserve"> é ativado através da Timeline, conforme demonstrado na </w:t>
      </w:r>
      <w:r w:rsidR="00C34637">
        <w:fldChar w:fldCharType="begin"/>
      </w:r>
      <w:r w:rsidR="00C34637">
        <w:instrText xml:space="preserve"> REF _Ref138517874 \h </w:instrText>
      </w:r>
      <w:r w:rsidR="00C34637">
        <w:fldChar w:fldCharType="separate"/>
      </w:r>
      <w:r w:rsidR="00422DB9">
        <w:t xml:space="preserve">Figura </w:t>
      </w:r>
      <w:r w:rsidR="00422DB9">
        <w:rPr>
          <w:noProof/>
        </w:rPr>
        <w:t>15</w:t>
      </w:r>
      <w:r w:rsidR="00C34637">
        <w:fldChar w:fldCharType="end"/>
      </w:r>
      <w:r w:rsidR="00C4025A">
        <w:t>.</w:t>
      </w:r>
      <w:r w:rsidR="009521CE">
        <w:t xml:space="preserve"> Esse </w:t>
      </w:r>
      <w:r w:rsidR="00EA5631">
        <w:t xml:space="preserve">objeto por sua vez possui um código vinculado a ele que utiliza o </w:t>
      </w:r>
      <w:r w:rsidR="00EA5631" w:rsidRPr="00EA5631">
        <w:rPr>
          <w:rStyle w:val="TF-COURIER9"/>
        </w:rPr>
        <w:t>SceneManager</w:t>
      </w:r>
      <w:r w:rsidR="00EA5631">
        <w:t xml:space="preserve"> do próprio Unity para carregar a próxima cena.</w:t>
      </w:r>
    </w:p>
    <w:p w14:paraId="5F50827A" w14:textId="07489186" w:rsidR="001D5A4D" w:rsidRDefault="001D5A4D" w:rsidP="001D5A4D">
      <w:pPr>
        <w:pStyle w:val="TF-LEGENDA"/>
      </w:pPr>
      <w:bookmarkStart w:id="116" w:name="_Ref138517874"/>
      <w:r>
        <w:t xml:space="preserve">Figura </w:t>
      </w:r>
      <w:fldSimple w:instr=" SEQ Figura \* ARABIC ">
        <w:r w:rsidR="00422DB9">
          <w:rPr>
            <w:noProof/>
          </w:rPr>
          <w:t>15</w:t>
        </w:r>
      </w:fldSimple>
      <w:bookmarkEnd w:id="116"/>
      <w:r>
        <w:t xml:space="preserve"> - Ativação do objeto SceneLoader</w:t>
      </w:r>
    </w:p>
    <w:p w14:paraId="7C61084B" w14:textId="6686DFD9" w:rsidR="00C4025A" w:rsidRDefault="00C4025A" w:rsidP="00C4025A">
      <w:pPr>
        <w:pStyle w:val="TF-FIGURA"/>
      </w:pPr>
      <w:r>
        <w:rPr>
          <w:noProof/>
        </w:rPr>
        <w:drawing>
          <wp:inline distT="0" distB="0" distL="0" distR="0" wp14:anchorId="03047C76" wp14:editId="6CC0B431">
            <wp:extent cx="6114415" cy="3061335"/>
            <wp:effectExtent l="19050" t="19050" r="19685" b="24765"/>
            <wp:docPr id="13478773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w="6350">
                      <a:solidFill>
                        <a:srgbClr val="000000"/>
                      </a:solidFill>
                      <a:miter lim="800000"/>
                    </a:ln>
                  </pic:spPr>
                </pic:pic>
              </a:graphicData>
            </a:graphic>
          </wp:inline>
        </w:drawing>
      </w:r>
    </w:p>
    <w:p w14:paraId="29E8124E" w14:textId="2685BB76" w:rsidR="001D5A4D" w:rsidRDefault="001D5A4D" w:rsidP="001D5A4D">
      <w:pPr>
        <w:pStyle w:val="TF-FONTE"/>
      </w:pPr>
      <w:r>
        <w:t>Fonte: elaborado pelo autor</w:t>
      </w:r>
      <w:ins w:id="117" w:author="Dalton Solano dos Reis" w:date="2023-06-26T18:22:00Z">
        <w:r w:rsidR="005131E7">
          <w:t>.</w:t>
        </w:r>
      </w:ins>
    </w:p>
    <w:p w14:paraId="3547B090" w14:textId="02388D06" w:rsidR="00EA5631" w:rsidRDefault="00543AC6" w:rsidP="00EA5631">
      <w:pPr>
        <w:pStyle w:val="TF-TEXTO"/>
      </w:pPr>
      <w:r>
        <w:t xml:space="preserve">Nos casos em que a cinemática deve carregar não outra cinemática, mas sim a cena de interação, </w:t>
      </w:r>
      <w:r w:rsidR="00FE2A17">
        <w:t xml:space="preserve">o código vinculado ao objeto </w:t>
      </w:r>
      <w:r w:rsidR="00FE2A17" w:rsidRPr="00FE2A17">
        <w:rPr>
          <w:rStyle w:val="TF-COURIER9"/>
        </w:rPr>
        <w:t>SceneLoader</w:t>
      </w:r>
      <w:r w:rsidR="00FE2A17">
        <w:t xml:space="preserve"> é o </w:t>
      </w:r>
      <w:r w:rsidR="00FE2A17" w:rsidRPr="00FE2A17">
        <w:rPr>
          <w:rStyle w:val="TF-COURIER9"/>
        </w:rPr>
        <w:t>LoadInteractibleLevelTemplate</w:t>
      </w:r>
      <w:r w:rsidR="00FE2A17">
        <w:t xml:space="preserve">, que pode ser visualizado no </w:t>
      </w:r>
      <w:r w:rsidR="001B0FC7">
        <w:fldChar w:fldCharType="begin"/>
      </w:r>
      <w:r w:rsidR="001B0FC7">
        <w:instrText xml:space="preserve"> REF _Ref138518321 \h </w:instrText>
      </w:r>
      <w:r w:rsidR="001B0FC7">
        <w:fldChar w:fldCharType="separate"/>
      </w:r>
      <w:r w:rsidR="00422DB9">
        <w:t xml:space="preserve">Quadro </w:t>
      </w:r>
      <w:r w:rsidR="00422DB9">
        <w:rPr>
          <w:noProof/>
        </w:rPr>
        <w:t>6</w:t>
      </w:r>
      <w:r w:rsidR="001B0FC7">
        <w:fldChar w:fldCharType="end"/>
      </w:r>
      <w:r w:rsidR="00FE2A17">
        <w:t xml:space="preserve">. Esse código recebe todos os parâmetros necessários para carregar a cena de interação, sendo eles o item com o qual o </w:t>
      </w:r>
      <w:r w:rsidR="007D1588">
        <w:t xml:space="preserve">jogador </w:t>
      </w:r>
      <w:r w:rsidR="00FE2A17">
        <w:t xml:space="preserve">irá interagir, o ângulo final que o item </w:t>
      </w:r>
      <w:r w:rsidR="00032B20">
        <w:t xml:space="preserve">deve estar </w:t>
      </w:r>
      <w:r w:rsidR="00FE2A17">
        <w:t xml:space="preserve">para poder avançar de cena, qual é a cena para a qual o </w:t>
      </w:r>
      <w:r w:rsidR="007D1588">
        <w:t xml:space="preserve">jogador </w:t>
      </w:r>
      <w:r w:rsidR="00FE2A17">
        <w:t>será direcionado ao concluir a interação e a cor de fundo que deverá ser utilizada na interação.</w:t>
      </w:r>
    </w:p>
    <w:p w14:paraId="18CEC560" w14:textId="3C870933" w:rsidR="006706E4" w:rsidRDefault="003E3734" w:rsidP="003E3734">
      <w:pPr>
        <w:pStyle w:val="TF-LEGENDA"/>
      </w:pPr>
      <w:bookmarkStart w:id="118" w:name="_Ref138518321"/>
      <w:r>
        <w:lastRenderedPageBreak/>
        <w:t xml:space="preserve">Quadro </w:t>
      </w:r>
      <w:fldSimple w:instr=" SEQ Quadro \* ARABIC ">
        <w:r w:rsidR="00422DB9">
          <w:rPr>
            <w:noProof/>
          </w:rPr>
          <w:t>6</w:t>
        </w:r>
      </w:fldSimple>
      <w:bookmarkEnd w:id="118"/>
      <w:r>
        <w:t xml:space="preserve"> - Classe </w:t>
      </w:r>
      <w:r w:rsidRPr="00773B86">
        <w:rPr>
          <w:rStyle w:val="TF-COURIER9"/>
        </w:rPr>
        <w:t>LoadInteractibleLevelTemplate</w:t>
      </w:r>
    </w:p>
    <w:p w14:paraId="202DD836" w14:textId="1880FFF8" w:rsidR="006706E4" w:rsidRDefault="006706E4" w:rsidP="006706E4">
      <w:pPr>
        <w:pStyle w:val="TF-FIGURA"/>
      </w:pPr>
      <w:r w:rsidRPr="006706E4">
        <w:rPr>
          <w:noProof/>
        </w:rPr>
        <w:drawing>
          <wp:inline distT="0" distB="0" distL="0" distR="0" wp14:anchorId="27E8879D" wp14:editId="38634AFD">
            <wp:extent cx="4667901" cy="2333951"/>
            <wp:effectExtent l="19050" t="19050" r="18415" b="28575"/>
            <wp:docPr id="569563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3143" name="Imagem 1" descr="Interface gráfica do usuário, Texto, Aplicativo&#10;&#10;Descrição gerada automaticamente"/>
                    <pic:cNvPicPr/>
                  </pic:nvPicPr>
                  <pic:blipFill>
                    <a:blip r:embed="rId32"/>
                    <a:stretch>
                      <a:fillRect/>
                    </a:stretch>
                  </pic:blipFill>
                  <pic:spPr>
                    <a:xfrm>
                      <a:off x="0" y="0"/>
                      <a:ext cx="4667901" cy="2333951"/>
                    </a:xfrm>
                    <a:prstGeom prst="rect">
                      <a:avLst/>
                    </a:prstGeom>
                    <a:ln w="6350">
                      <a:solidFill>
                        <a:srgbClr val="000000"/>
                      </a:solidFill>
                      <a:miter lim="800000"/>
                    </a:ln>
                  </pic:spPr>
                </pic:pic>
              </a:graphicData>
            </a:graphic>
          </wp:inline>
        </w:drawing>
      </w:r>
    </w:p>
    <w:p w14:paraId="21A98B73" w14:textId="09B4FC78" w:rsidR="00964C10" w:rsidRDefault="00964C10" w:rsidP="00964C10">
      <w:pPr>
        <w:pStyle w:val="TF-FONTE"/>
      </w:pPr>
      <w:r>
        <w:t>Fonte: elaborado pelo autor</w:t>
      </w:r>
      <w:ins w:id="119" w:author="Dalton Solano dos Reis" w:date="2023-06-26T18:23:00Z">
        <w:r w:rsidR="005131E7">
          <w:t>.</w:t>
        </w:r>
      </w:ins>
    </w:p>
    <w:p w14:paraId="23CDECB7" w14:textId="3EBA3E70" w:rsidR="001B0FC7" w:rsidRDefault="00460CB8" w:rsidP="001B0FC7">
      <w:pPr>
        <w:pStyle w:val="TF-TEXTO"/>
      </w:pPr>
      <w:r>
        <w:t xml:space="preserve">Conforme também é possível observar no </w:t>
      </w:r>
      <w:r>
        <w:fldChar w:fldCharType="begin"/>
      </w:r>
      <w:r>
        <w:instrText xml:space="preserve"> REF _Ref138518321 \h </w:instrText>
      </w:r>
      <w:r>
        <w:fldChar w:fldCharType="separate"/>
      </w:r>
      <w:r w:rsidR="00422DB9">
        <w:t xml:space="preserve">Quadro </w:t>
      </w:r>
      <w:r w:rsidR="00422DB9">
        <w:rPr>
          <w:noProof/>
        </w:rPr>
        <w:t>6</w:t>
      </w:r>
      <w:r>
        <w:fldChar w:fldCharType="end"/>
      </w:r>
      <w:r>
        <w:t xml:space="preserve">, a classe </w:t>
      </w:r>
      <w:r w:rsidRPr="00460CB8">
        <w:rPr>
          <w:rStyle w:val="TF-COURIER9"/>
        </w:rPr>
        <w:t>LoadInteractibleLevelTemplate</w:t>
      </w:r>
      <w:r>
        <w:t xml:space="preserve"> utiliza uma classe intermediária chamada </w:t>
      </w:r>
      <w:r w:rsidRPr="00460CB8">
        <w:rPr>
          <w:rStyle w:val="TF-COURIER9"/>
        </w:rPr>
        <w:t>Utils</w:t>
      </w:r>
      <w:r>
        <w:t xml:space="preserve"> para determinar os parâmetros que serão passados para a cena de interação. Essa classe pode ser vista no </w:t>
      </w:r>
      <w:r w:rsidR="006D3819">
        <w:fldChar w:fldCharType="begin"/>
      </w:r>
      <w:r w:rsidR="006D3819">
        <w:instrText xml:space="preserve"> REF _Ref138520759 \h </w:instrText>
      </w:r>
      <w:r w:rsidR="006D3819">
        <w:fldChar w:fldCharType="separate"/>
      </w:r>
      <w:r w:rsidR="00422DB9">
        <w:t xml:space="preserve">Quadro </w:t>
      </w:r>
      <w:r w:rsidR="00422DB9">
        <w:rPr>
          <w:noProof/>
        </w:rPr>
        <w:t>7</w:t>
      </w:r>
      <w:r w:rsidR="006D3819">
        <w:fldChar w:fldCharType="end"/>
      </w:r>
      <w:r>
        <w:t>, e é uma classe estática que tem duas utilidades</w:t>
      </w:r>
      <w:r w:rsidR="00AB25C9">
        <w:t xml:space="preserve"> principais.</w:t>
      </w:r>
      <w:r>
        <w:t xml:space="preserve"> </w:t>
      </w:r>
      <w:r w:rsidR="00AB25C9">
        <w:t>Sua primeira utilidade é justamente a</w:t>
      </w:r>
      <w:r>
        <w:t xml:space="preserve"> passagem de parâmetros de maneira única entre as cenas cinemáticas e as de interação</w:t>
      </w:r>
      <w:r w:rsidR="00AB25C9">
        <w:t xml:space="preserve">. A sua segunda funcionalidade é fornecer o método </w:t>
      </w:r>
      <w:r w:rsidR="00AB25C9" w:rsidRPr="00AB25C9">
        <w:rPr>
          <w:rStyle w:val="TF-COURIER9"/>
        </w:rPr>
        <w:t>IsInRange</w:t>
      </w:r>
      <w:r w:rsidR="00AB25C9">
        <w:t xml:space="preserve"> para outras classes</w:t>
      </w:r>
      <w:r w:rsidR="00464908">
        <w:t>,</w:t>
      </w:r>
      <w:r w:rsidR="00AB25C9">
        <w:t xml:space="preserve"> que é utilizado para verificar se um vetor de três posições está dentro de um outro vetor de três posições, permitindo ter uma certa faixa de diferença aceitável para dizer que ambos possuem valores equivalentes.</w:t>
      </w:r>
    </w:p>
    <w:p w14:paraId="21213C3E" w14:textId="024D4974" w:rsidR="00F96921" w:rsidRDefault="00F96921" w:rsidP="00F96921">
      <w:pPr>
        <w:pStyle w:val="TF-LEGENDA"/>
      </w:pPr>
      <w:bookmarkStart w:id="120" w:name="_Ref138520759"/>
      <w:r>
        <w:t xml:space="preserve">Quadro </w:t>
      </w:r>
      <w:fldSimple w:instr=" SEQ Quadro \* ARABIC ">
        <w:r w:rsidR="00422DB9">
          <w:rPr>
            <w:noProof/>
          </w:rPr>
          <w:t>7</w:t>
        </w:r>
      </w:fldSimple>
      <w:bookmarkEnd w:id="120"/>
      <w:r>
        <w:t xml:space="preserve"> - Classe </w:t>
      </w:r>
      <w:r w:rsidRPr="00773B86">
        <w:rPr>
          <w:rStyle w:val="TF-COURIER9"/>
        </w:rPr>
        <w:t>Utils</w:t>
      </w:r>
    </w:p>
    <w:p w14:paraId="7BF8C3B4" w14:textId="403795B7" w:rsidR="00F96921" w:rsidRDefault="00F96921" w:rsidP="00F96921">
      <w:pPr>
        <w:pStyle w:val="TF-FIGURA"/>
      </w:pPr>
      <w:r w:rsidRPr="00F96921">
        <w:rPr>
          <w:noProof/>
        </w:rPr>
        <w:drawing>
          <wp:inline distT="0" distB="0" distL="0" distR="0" wp14:anchorId="2F776B71" wp14:editId="7A05A529">
            <wp:extent cx="4834393" cy="2918274"/>
            <wp:effectExtent l="19050" t="19050" r="23495" b="15875"/>
            <wp:docPr id="1651880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054" name="Imagem 1" descr="Texto&#10;&#10;Descrição gerada automaticamente"/>
                    <pic:cNvPicPr/>
                  </pic:nvPicPr>
                  <pic:blipFill>
                    <a:blip r:embed="rId33"/>
                    <a:stretch>
                      <a:fillRect/>
                    </a:stretch>
                  </pic:blipFill>
                  <pic:spPr>
                    <a:xfrm>
                      <a:off x="0" y="0"/>
                      <a:ext cx="4838977" cy="2921041"/>
                    </a:xfrm>
                    <a:prstGeom prst="rect">
                      <a:avLst/>
                    </a:prstGeom>
                    <a:ln w="6350">
                      <a:solidFill>
                        <a:srgbClr val="000000"/>
                      </a:solidFill>
                      <a:miter lim="800000"/>
                    </a:ln>
                  </pic:spPr>
                </pic:pic>
              </a:graphicData>
            </a:graphic>
          </wp:inline>
        </w:drawing>
      </w:r>
    </w:p>
    <w:p w14:paraId="3CC42653" w14:textId="65031F7E" w:rsidR="004329E2" w:rsidRDefault="004329E2" w:rsidP="004329E2">
      <w:pPr>
        <w:pStyle w:val="TF-FONTE"/>
      </w:pPr>
      <w:r>
        <w:t>Fonte: elaborado pelo autor</w:t>
      </w:r>
      <w:ins w:id="121" w:author="Dalton Solano dos Reis" w:date="2023-06-26T18:24:00Z">
        <w:r w:rsidR="007036EA">
          <w:t>.</w:t>
        </w:r>
      </w:ins>
    </w:p>
    <w:p w14:paraId="47D934DA" w14:textId="4947B634" w:rsidR="004329E2" w:rsidRDefault="00CD27A1" w:rsidP="004329E2">
      <w:pPr>
        <w:pStyle w:val="TF-TEXTO"/>
      </w:pPr>
      <w:r>
        <w:t xml:space="preserve">Por fim, </w:t>
      </w:r>
      <w:r w:rsidR="00E07164">
        <w:t>a outra classe que</w:t>
      </w:r>
      <w:r>
        <w:t xml:space="preserve"> utiliza a </w:t>
      </w:r>
      <w:r w:rsidRPr="00ED2796">
        <w:rPr>
          <w:rStyle w:val="TF-COURIER9"/>
        </w:rPr>
        <w:t>Utils</w:t>
      </w:r>
      <w:r>
        <w:t xml:space="preserve"> é a </w:t>
      </w:r>
      <w:r w:rsidRPr="00ED2796">
        <w:rPr>
          <w:rStyle w:val="TF-COURIER9"/>
        </w:rPr>
        <w:t>InteractibleObject</w:t>
      </w:r>
      <w:r>
        <w:t>, que é a principal classe responsável pela interação do jogador com os objetos</w:t>
      </w:r>
      <w:r w:rsidR="009F07A5">
        <w:t>, e está vinculada a todos os objetos com os quais é possível interagir</w:t>
      </w:r>
      <w:r>
        <w:t>.</w:t>
      </w:r>
      <w:r w:rsidR="00D326CF">
        <w:t xml:space="preserve"> </w:t>
      </w:r>
      <w:r w:rsidR="004335CE">
        <w:t>O cenário de interação consiste em um cubo que pode ter suas paredes mudadas de cor</w:t>
      </w:r>
      <w:r w:rsidR="003B21B3">
        <w:t>. O jogador estará dentro desse cubo e visualizando um dos múltiplos objetos possíveis para realizar sua interação.</w:t>
      </w:r>
      <w:r w:rsidR="00D24A0E">
        <w:t xml:space="preserve"> A princípio, todos os objetos com os quais é possível interagir </w:t>
      </w:r>
      <w:r w:rsidR="00530ADE">
        <w:t>estarão ativos</w:t>
      </w:r>
      <w:r w:rsidR="00D24A0E">
        <w:t xml:space="preserve"> na cena, mas aqueles que não corresponde</w:t>
      </w:r>
      <w:r w:rsidR="000C5389">
        <w:t>re</w:t>
      </w:r>
      <w:r w:rsidR="00D24A0E">
        <w:t xml:space="preserve">m ao objeto que está armazenado na classe </w:t>
      </w:r>
      <w:r w:rsidR="00D24A0E" w:rsidRPr="00D24A0E">
        <w:rPr>
          <w:rStyle w:val="TF-COURIER9"/>
        </w:rPr>
        <w:t>Utils</w:t>
      </w:r>
      <w:r w:rsidR="00D24A0E">
        <w:t xml:space="preserve"> serão desativados durante a interação, conforme é demonstrado </w:t>
      </w:r>
      <w:r w:rsidR="007E2D9D">
        <w:t>no</w:t>
      </w:r>
      <w:r w:rsidR="00474B00">
        <w:t xml:space="preserve"> </w:t>
      </w:r>
      <w:r w:rsidR="00474B00">
        <w:fldChar w:fldCharType="begin"/>
      </w:r>
      <w:r w:rsidR="00474B00">
        <w:instrText xml:space="preserve"> REF _Ref138521405 \h </w:instrText>
      </w:r>
      <w:r w:rsidR="00474B00">
        <w:fldChar w:fldCharType="separate"/>
      </w:r>
      <w:r w:rsidR="00422DB9">
        <w:t xml:space="preserve">Quadro </w:t>
      </w:r>
      <w:r w:rsidR="00422DB9">
        <w:rPr>
          <w:noProof/>
        </w:rPr>
        <w:t>8</w:t>
      </w:r>
      <w:r w:rsidR="00474B00">
        <w:fldChar w:fldCharType="end"/>
      </w:r>
      <w:r w:rsidR="007E2D9D">
        <w:t>.</w:t>
      </w:r>
    </w:p>
    <w:p w14:paraId="58DA4839" w14:textId="7048C205" w:rsidR="00D72090" w:rsidRDefault="00D72090" w:rsidP="00D72090">
      <w:pPr>
        <w:pStyle w:val="TF-LEGENDA"/>
      </w:pPr>
      <w:bookmarkStart w:id="122" w:name="_Ref138521405"/>
      <w:r>
        <w:lastRenderedPageBreak/>
        <w:t xml:space="preserve">Quadro </w:t>
      </w:r>
      <w:fldSimple w:instr=" SEQ Quadro \* ARABIC ">
        <w:r w:rsidR="00422DB9">
          <w:rPr>
            <w:noProof/>
          </w:rPr>
          <w:t>8</w:t>
        </w:r>
      </w:fldSimple>
      <w:bookmarkEnd w:id="122"/>
      <w:r>
        <w:t xml:space="preserve"> - Código que desativa o item caso ele não seja o objeto de interação</w:t>
      </w:r>
    </w:p>
    <w:p w14:paraId="4133977E" w14:textId="43DF89A7" w:rsidR="007E2D9D" w:rsidRDefault="00EE3F01" w:rsidP="00EE3F01">
      <w:pPr>
        <w:pStyle w:val="TF-FIGURA"/>
      </w:pPr>
      <w:r w:rsidRPr="00EE3F01">
        <w:rPr>
          <w:noProof/>
        </w:rPr>
        <w:drawing>
          <wp:inline distT="0" distB="0" distL="0" distR="0" wp14:anchorId="71B0B59D" wp14:editId="20A63877">
            <wp:extent cx="3048425" cy="1095528"/>
            <wp:effectExtent l="19050" t="19050" r="19050" b="28575"/>
            <wp:docPr id="51826392"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392" name="Imagem 1" descr="Tela de celular com texto preto sobre fundo branco&#10;&#10;Descrição gerada automaticamente com confiança média"/>
                    <pic:cNvPicPr/>
                  </pic:nvPicPr>
                  <pic:blipFill>
                    <a:blip r:embed="rId34"/>
                    <a:stretch>
                      <a:fillRect/>
                    </a:stretch>
                  </pic:blipFill>
                  <pic:spPr>
                    <a:xfrm>
                      <a:off x="0" y="0"/>
                      <a:ext cx="3048425" cy="1095528"/>
                    </a:xfrm>
                    <a:prstGeom prst="rect">
                      <a:avLst/>
                    </a:prstGeom>
                    <a:ln w="6350">
                      <a:solidFill>
                        <a:srgbClr val="000000"/>
                      </a:solidFill>
                      <a:miter lim="800000"/>
                    </a:ln>
                  </pic:spPr>
                </pic:pic>
              </a:graphicData>
            </a:graphic>
          </wp:inline>
        </w:drawing>
      </w:r>
    </w:p>
    <w:p w14:paraId="66D9EA2D" w14:textId="06D83F84" w:rsidR="00154EA3" w:rsidRDefault="00154EA3" w:rsidP="00154EA3">
      <w:pPr>
        <w:pStyle w:val="TF-FONTE"/>
      </w:pPr>
      <w:r>
        <w:t>Fonte: elaborado pelo autor</w:t>
      </w:r>
      <w:ins w:id="123" w:author="Dalton Solano dos Reis" w:date="2023-06-26T18:25:00Z">
        <w:r w:rsidR="007036EA">
          <w:t>.</w:t>
        </w:r>
      </w:ins>
    </w:p>
    <w:p w14:paraId="12AB72CB" w14:textId="77777777" w:rsidR="0053255F" w:rsidRDefault="00766B2A" w:rsidP="003B63E7">
      <w:pPr>
        <w:pStyle w:val="TF-TEXTO"/>
      </w:pPr>
      <w:r>
        <w:t xml:space="preserve">Para permitir a interação com o jogador </w:t>
      </w:r>
      <w:r w:rsidR="005A161C">
        <w:t>através dos óculos</w:t>
      </w:r>
      <w:r>
        <w:t xml:space="preserve"> de realidade virtual, é necessário </w:t>
      </w:r>
      <w:r w:rsidR="005A161C">
        <w:t xml:space="preserve">existir um jeito de receber as entradas que o jogador realizará, sejam elas apertos de botões ou movimentações dos controles. Para isso, o jogo utiliza </w:t>
      </w:r>
      <w:r w:rsidR="00FD0DB6">
        <w:t xml:space="preserve">o XR Interaction Toolkit, que de acordo com a Unity Technologies (2023), é um sistema de interação para criação de experiências tanto </w:t>
      </w:r>
      <w:r w:rsidR="009C37F7">
        <w:t xml:space="preserve">em </w:t>
      </w:r>
      <w:r w:rsidR="00FD0DB6">
        <w:t>realidade virtual quanto realidade aumentada.</w:t>
      </w:r>
      <w:r w:rsidR="0053255F">
        <w:t xml:space="preserve"> </w:t>
      </w:r>
    </w:p>
    <w:p w14:paraId="4F326A67" w14:textId="62E12277" w:rsidR="003B63E7" w:rsidRDefault="0053255F" w:rsidP="003B63E7">
      <w:pPr>
        <w:pStyle w:val="TF-TEXTO"/>
      </w:pPr>
      <w:del w:id="124" w:author="Dalton Solano dos Reis" w:date="2023-06-26T18:26:00Z">
        <w:r w:rsidDel="007036EA">
          <w:delText xml:space="preserve">Essa ferramenta </w:delText>
        </w:r>
      </w:del>
      <w:ins w:id="125" w:author="Dalton Solano dos Reis" w:date="2023-06-26T18:26:00Z">
        <w:r w:rsidR="007036EA">
          <w:t xml:space="preserve">Esse Toolkit </w:t>
        </w:r>
      </w:ins>
      <w:r>
        <w:t xml:space="preserve">oferece, entre vários outros, um componente chamado </w:t>
      </w:r>
      <w:r w:rsidRPr="0053255F">
        <w:rPr>
          <w:rStyle w:val="TF-COURIER9"/>
        </w:rPr>
        <w:t>XR Origin</w:t>
      </w:r>
      <w:r>
        <w:t xml:space="preserve">, que é utilizado para </w:t>
      </w:r>
      <w:r w:rsidR="000D6228">
        <w:t>colocar o jogador no mundo do jogo</w:t>
      </w:r>
      <w:r w:rsidR="00225883">
        <w:t xml:space="preserve"> efetivamente</w:t>
      </w:r>
      <w:r w:rsidR="000D6228">
        <w:t xml:space="preserve">, além de </w:t>
      </w:r>
      <w:r>
        <w:t>armazenar as diferentes interações possíveis com o jogador através dos óculos de realidade virtual.</w:t>
      </w:r>
      <w:r w:rsidR="00A14379">
        <w:t xml:space="preserve"> Consequentemente, existe a possibilidade de configurar manualmente cada possibilidade de interação, mas a ferramenta também disponibiliza um conjunto padrão de configurações que pode ser baixado a parte</w:t>
      </w:r>
      <w:r w:rsidR="00B527E7">
        <w:t xml:space="preserve"> e utilizado automaticamente</w:t>
      </w:r>
      <w:r w:rsidR="00A14379">
        <w:t>.</w:t>
      </w:r>
      <w:r w:rsidR="00474544">
        <w:t xml:space="preserve"> </w:t>
      </w:r>
      <w:r w:rsidR="00E55941">
        <w:t>Todas as</w:t>
      </w:r>
      <w:r w:rsidR="00474544">
        <w:t xml:space="preserve"> configurações podem ser visualizadas na </w:t>
      </w:r>
      <w:r w:rsidR="00CA50A5">
        <w:fldChar w:fldCharType="begin"/>
      </w:r>
      <w:r w:rsidR="00CA50A5">
        <w:instrText xml:space="preserve"> REF _Ref138523233 \h </w:instrText>
      </w:r>
      <w:r w:rsidR="00CA50A5">
        <w:fldChar w:fldCharType="separate"/>
      </w:r>
      <w:r w:rsidR="00422DB9">
        <w:t xml:space="preserve">Figura </w:t>
      </w:r>
      <w:r w:rsidR="00422DB9">
        <w:rPr>
          <w:noProof/>
        </w:rPr>
        <w:t>16</w:t>
      </w:r>
      <w:r w:rsidR="00CA50A5">
        <w:fldChar w:fldCharType="end"/>
      </w:r>
      <w:r w:rsidR="00E55941">
        <w:t>.</w:t>
      </w:r>
      <w:r w:rsidR="00474544">
        <w:t xml:space="preserve"> </w:t>
      </w:r>
      <w:r w:rsidR="00E55941">
        <w:t xml:space="preserve">Estão </w:t>
      </w:r>
      <w:r w:rsidR="00CA50A5">
        <w:t>destacados</w:t>
      </w:r>
      <w:r w:rsidR="00474544">
        <w:t xml:space="preserve"> </w:t>
      </w:r>
      <w:r w:rsidR="00E55941">
        <w:t>à</w:t>
      </w:r>
      <w:r w:rsidR="00474544">
        <w:t xml:space="preserve"> esquerda superior os componentes aos quais as configurações devem ser anexadas, </w:t>
      </w:r>
      <w:r w:rsidR="00E55941">
        <w:t>à</w:t>
      </w:r>
      <w:r w:rsidR="00474544">
        <w:t xml:space="preserve"> esquerda inferior todos os arquivos que </w:t>
      </w:r>
      <w:r w:rsidR="00E55941">
        <w:t>vem com o pacote de Starter Assets que a ferramenta provê</w:t>
      </w:r>
      <w:ins w:id="126" w:author="Dalton Solano dos Reis" w:date="2023-06-26T18:27:00Z">
        <w:r w:rsidR="007036EA">
          <w:t>,</w:t>
        </w:r>
      </w:ins>
      <w:r w:rsidR="00474544">
        <w:t xml:space="preserve"> e </w:t>
      </w:r>
      <w:r w:rsidR="004B6A1F">
        <w:t>à</w:t>
      </w:r>
      <w:r w:rsidR="00474544">
        <w:t xml:space="preserve"> direita os locais onde esses arquivos devem ser referenciados.</w:t>
      </w:r>
    </w:p>
    <w:p w14:paraId="151EC2A8" w14:textId="5510A8AE" w:rsidR="00ED077E" w:rsidRDefault="00ED077E" w:rsidP="00ED077E">
      <w:pPr>
        <w:pStyle w:val="TF-LEGENDA"/>
      </w:pPr>
      <w:bookmarkStart w:id="127" w:name="_Ref138523233"/>
      <w:r>
        <w:t xml:space="preserve">Figura </w:t>
      </w:r>
      <w:fldSimple w:instr=" SEQ Figura \* ARABIC ">
        <w:r w:rsidR="00422DB9">
          <w:rPr>
            <w:noProof/>
          </w:rPr>
          <w:t>16</w:t>
        </w:r>
      </w:fldSimple>
      <w:bookmarkEnd w:id="127"/>
      <w:r>
        <w:t xml:space="preserve"> - Arquivos que a ferramenta XR Interaction Toolkit provê</w:t>
      </w:r>
    </w:p>
    <w:p w14:paraId="1EFE06AD" w14:textId="63680E4E" w:rsidR="00474544" w:rsidRDefault="00ED077E" w:rsidP="00ED077E">
      <w:pPr>
        <w:pStyle w:val="TF-FIGURA"/>
      </w:pPr>
      <w:r>
        <w:rPr>
          <w:noProof/>
        </w:rPr>
        <w:drawing>
          <wp:inline distT="0" distB="0" distL="0" distR="0" wp14:anchorId="33A72DF0" wp14:editId="17D77289">
            <wp:extent cx="6250713" cy="3132814"/>
            <wp:effectExtent l="19050" t="19050" r="17145" b="10795"/>
            <wp:docPr id="11690411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3780" cy="3134351"/>
                    </a:xfrm>
                    <a:prstGeom prst="rect">
                      <a:avLst/>
                    </a:prstGeom>
                    <a:noFill/>
                    <a:ln w="6350">
                      <a:solidFill>
                        <a:schemeClr val="tx1"/>
                      </a:solidFill>
                      <a:miter lim="800000"/>
                    </a:ln>
                  </pic:spPr>
                </pic:pic>
              </a:graphicData>
            </a:graphic>
          </wp:inline>
        </w:drawing>
      </w:r>
    </w:p>
    <w:p w14:paraId="71D898D1" w14:textId="43EB3615" w:rsidR="00ED077E" w:rsidRDefault="00ED077E" w:rsidP="00ED077E">
      <w:pPr>
        <w:pStyle w:val="TF-FONTE"/>
      </w:pPr>
      <w:r>
        <w:t>Fonte: elaborado pelo autor</w:t>
      </w:r>
      <w:ins w:id="128" w:author="Dalton Solano dos Reis" w:date="2023-06-26T18:27:00Z">
        <w:r w:rsidR="007036EA">
          <w:t>.</w:t>
        </w:r>
      </w:ins>
    </w:p>
    <w:p w14:paraId="34E31F97" w14:textId="66338F4A" w:rsidR="00973D8E" w:rsidRDefault="00973D8E" w:rsidP="00973D8E">
      <w:pPr>
        <w:pStyle w:val="TF-TEXTO"/>
      </w:pPr>
      <w:r>
        <w:tab/>
      </w:r>
      <w:r w:rsidR="00A34DCF">
        <w:t>Após as configurações terem sido finalizadas, estará quase tudo pronto para receber as entradas que o jogador fornece</w:t>
      </w:r>
      <w:del w:id="129" w:author="Dalton Solano dos Reis" w:date="2023-06-26T18:32:00Z">
        <w:r w:rsidR="00A34DCF" w:rsidDel="007036EA">
          <w:delText>r</w:delText>
        </w:r>
      </w:del>
      <w:r w:rsidR="00A34DCF">
        <w:t xml:space="preserve"> através dos seus óculos VR. O único ponto que falta </w:t>
      </w:r>
      <w:ins w:id="130" w:author="Dalton Solano dos Reis" w:date="2023-06-26T18:33:00Z">
        <w:r w:rsidR="007036EA">
          <w:t xml:space="preserve">é </w:t>
        </w:r>
      </w:ins>
      <w:r w:rsidR="00A34DCF">
        <w:t xml:space="preserve">gerar um código que ficará responsável por, em cada cena </w:t>
      </w:r>
      <w:r w:rsidR="001C5CAB">
        <w:t>em que</w:t>
      </w:r>
      <w:r w:rsidR="00A34DCF">
        <w:t xml:space="preserve"> a interação ocorre, rastrear se existem controles válidos para serem utilizados e armazená-los de uma maneira que fique de fácil acesso para as classes que quiserem utilizá-los.</w:t>
      </w:r>
      <w:r w:rsidR="001C5CAB">
        <w:t xml:space="preserve"> Esse processo pode </w:t>
      </w:r>
      <w:r w:rsidR="00914B6E">
        <w:t xml:space="preserve">ser visualizado no </w:t>
      </w:r>
      <w:r w:rsidR="00A22A24">
        <w:fldChar w:fldCharType="begin"/>
      </w:r>
      <w:r w:rsidR="00A22A24">
        <w:instrText xml:space="preserve"> REF _Ref138523665 \h </w:instrText>
      </w:r>
      <w:r w:rsidR="00A22A24">
        <w:fldChar w:fldCharType="separate"/>
      </w:r>
      <w:r w:rsidR="00422DB9">
        <w:t xml:space="preserve">Quadro </w:t>
      </w:r>
      <w:r w:rsidR="00422DB9">
        <w:rPr>
          <w:noProof/>
        </w:rPr>
        <w:t>9</w:t>
      </w:r>
      <w:r w:rsidR="00A22A24">
        <w:fldChar w:fldCharType="end"/>
      </w:r>
      <w:r w:rsidR="00914B6E">
        <w:t xml:space="preserve">, através da classe </w:t>
      </w:r>
      <w:r w:rsidR="00914B6E" w:rsidRPr="00914B6E">
        <w:rPr>
          <w:rStyle w:val="TF-COURIER9"/>
        </w:rPr>
        <w:t>InputData</w:t>
      </w:r>
      <w:r w:rsidR="00914B6E">
        <w:t>.</w:t>
      </w:r>
      <w:r w:rsidR="00571D00">
        <w:t xml:space="preserve"> Nessa classe, a cada renderização será realizada uma validação, para verificar se os objetos correspondentes aos controles ainda estão válidos. Caso eles não estiverem, os métodos </w:t>
      </w:r>
      <w:r w:rsidR="00571D00" w:rsidRPr="006E5F70">
        <w:rPr>
          <w:rStyle w:val="TF-COURIER9"/>
        </w:rPr>
        <w:t>InitializeInputDevices</w:t>
      </w:r>
      <w:r w:rsidR="00571D00">
        <w:t xml:space="preserve"> e </w:t>
      </w:r>
      <w:r w:rsidR="00571D00" w:rsidRPr="006E5F70">
        <w:rPr>
          <w:rStyle w:val="TF-COURIER9"/>
        </w:rPr>
        <w:t>InitializeInputDevice</w:t>
      </w:r>
      <w:r w:rsidR="00571D00">
        <w:t xml:space="preserve"> serão chamados para tentar instanciar corretamente os objetos.</w:t>
      </w:r>
    </w:p>
    <w:p w14:paraId="0D7D655E" w14:textId="56B130D6" w:rsidR="00A506AF" w:rsidRDefault="00A506AF" w:rsidP="00A506AF">
      <w:pPr>
        <w:pStyle w:val="TF-LEGENDA"/>
      </w:pPr>
      <w:bookmarkStart w:id="131" w:name="_Ref138523665"/>
      <w:r>
        <w:lastRenderedPageBreak/>
        <w:t xml:space="preserve">Quadro </w:t>
      </w:r>
      <w:fldSimple w:instr=" SEQ Quadro \* ARABIC ">
        <w:r w:rsidR="00422DB9">
          <w:rPr>
            <w:noProof/>
          </w:rPr>
          <w:t>9</w:t>
        </w:r>
      </w:fldSimple>
      <w:bookmarkEnd w:id="131"/>
      <w:r>
        <w:t xml:space="preserve"> - </w:t>
      </w:r>
      <w:r>
        <w:rPr>
          <w:noProof/>
        </w:rPr>
        <w:t xml:space="preserve">Classe </w:t>
      </w:r>
      <w:r w:rsidRPr="00A506AF">
        <w:rPr>
          <w:rStyle w:val="TF-COURIER9"/>
        </w:rPr>
        <w:t>InputData</w:t>
      </w:r>
    </w:p>
    <w:p w14:paraId="5477F183" w14:textId="0A5494EB" w:rsidR="00914B6E" w:rsidRDefault="00914B6E" w:rsidP="00914B6E">
      <w:pPr>
        <w:pStyle w:val="TF-FIGURA"/>
      </w:pPr>
      <w:r w:rsidRPr="00914B6E">
        <w:rPr>
          <w:noProof/>
        </w:rPr>
        <w:drawing>
          <wp:inline distT="0" distB="0" distL="0" distR="0" wp14:anchorId="69E1AC26" wp14:editId="64982C25">
            <wp:extent cx="5538911" cy="2930641"/>
            <wp:effectExtent l="19050" t="19050" r="24130" b="22225"/>
            <wp:docPr id="167913101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1011" name="Imagem 1" descr="Interface gráfica do usuário, Texto&#10;&#10;Descrição gerada automaticamente"/>
                    <pic:cNvPicPr/>
                  </pic:nvPicPr>
                  <pic:blipFill>
                    <a:blip r:embed="rId36"/>
                    <a:stretch>
                      <a:fillRect/>
                    </a:stretch>
                  </pic:blipFill>
                  <pic:spPr>
                    <a:xfrm>
                      <a:off x="0" y="0"/>
                      <a:ext cx="5546157" cy="2934475"/>
                    </a:xfrm>
                    <a:prstGeom prst="rect">
                      <a:avLst/>
                    </a:prstGeom>
                    <a:ln w="6350">
                      <a:solidFill>
                        <a:srgbClr val="000000"/>
                      </a:solidFill>
                      <a:miter lim="800000"/>
                    </a:ln>
                  </pic:spPr>
                </pic:pic>
              </a:graphicData>
            </a:graphic>
          </wp:inline>
        </w:drawing>
      </w:r>
    </w:p>
    <w:p w14:paraId="5D61B1CC" w14:textId="409D26E0" w:rsidR="0066589A" w:rsidRDefault="0066589A" w:rsidP="0066589A">
      <w:pPr>
        <w:pStyle w:val="TF-FONTE"/>
      </w:pPr>
      <w:r>
        <w:t>Fonte: elaborado pelo autor</w:t>
      </w:r>
      <w:ins w:id="132" w:author="Dalton Solano dos Reis" w:date="2023-06-26T18:33:00Z">
        <w:r w:rsidR="007036EA">
          <w:t>.</w:t>
        </w:r>
      </w:ins>
    </w:p>
    <w:p w14:paraId="5D097957" w14:textId="00651EB7" w:rsidR="00777015" w:rsidRDefault="00F17937" w:rsidP="00777015">
      <w:pPr>
        <w:pStyle w:val="TF-TEXTO"/>
      </w:pPr>
      <w:r>
        <w:t xml:space="preserve">Uma vez que a configuração é concluída e é possível acessar as entradas que o jogador fornece, </w:t>
      </w:r>
      <w:ins w:id="133" w:author="Dalton Solano dos Reis" w:date="2023-06-26T18:35:00Z">
        <w:r w:rsidR="00200CF4">
          <w:t xml:space="preserve">e assim </w:t>
        </w:r>
      </w:ins>
      <w:r>
        <w:t xml:space="preserve">entra em cena mais uma vez a classe </w:t>
      </w:r>
      <w:r w:rsidRPr="00F17937">
        <w:rPr>
          <w:rStyle w:val="TF-COURIER9"/>
        </w:rPr>
        <w:t>InteractibleObject</w:t>
      </w:r>
      <w:r>
        <w:t xml:space="preserve">. </w:t>
      </w:r>
      <w:r w:rsidR="002B7F5C">
        <w:t xml:space="preserve">Conforme pode ser visualizado no </w:t>
      </w:r>
      <w:r w:rsidR="00E04811">
        <w:fldChar w:fldCharType="begin"/>
      </w:r>
      <w:r w:rsidR="00E04811">
        <w:instrText xml:space="preserve"> REF _Ref138524098 \h </w:instrText>
      </w:r>
      <w:r w:rsidR="00E04811">
        <w:fldChar w:fldCharType="separate"/>
      </w:r>
      <w:r w:rsidR="00422DB9">
        <w:t xml:space="preserve">Quadro </w:t>
      </w:r>
      <w:r w:rsidR="00422DB9">
        <w:rPr>
          <w:noProof/>
        </w:rPr>
        <w:t>10</w:t>
      </w:r>
      <w:r w:rsidR="00E04811">
        <w:fldChar w:fldCharType="end"/>
      </w:r>
      <w:r w:rsidR="002B7F5C">
        <w:t xml:space="preserve">, </w:t>
      </w:r>
      <w:r w:rsidR="00E04811">
        <w:t xml:space="preserve">enquanto o </w:t>
      </w:r>
      <w:r w:rsidR="007D1588">
        <w:t xml:space="preserve">jogador </w:t>
      </w:r>
      <w:r w:rsidR="00E04811">
        <w:t xml:space="preserve">não interagir com o objeto, o objeto estará rodando sobre o próprio eixo. No momento em que o </w:t>
      </w:r>
      <w:r w:rsidR="007D1588">
        <w:t xml:space="preserve">jogador </w:t>
      </w:r>
      <w:r w:rsidR="00E04811">
        <w:t xml:space="preserve">começar sua interação, o método </w:t>
      </w:r>
      <w:r w:rsidR="00E04811" w:rsidRPr="00E04811">
        <w:rPr>
          <w:rStyle w:val="TF-COURIER9"/>
        </w:rPr>
        <w:t>RotateItem</w:t>
      </w:r>
      <w:r w:rsidR="00E04811">
        <w:t xml:space="preserve"> faz com que o objeto receba a mesma rotação do controle do jogador</w:t>
      </w:r>
      <w:r w:rsidR="00A55F52">
        <w:t>.</w:t>
      </w:r>
      <w:r w:rsidR="00E04811">
        <w:t xml:space="preserve"> </w:t>
      </w:r>
      <w:r w:rsidR="00A55F52">
        <w:t>Por sua vez,</w:t>
      </w:r>
      <w:r w:rsidR="00E04811">
        <w:t xml:space="preserve"> o método </w:t>
      </w:r>
      <w:r w:rsidR="00E04811" w:rsidRPr="00E04811">
        <w:rPr>
          <w:rStyle w:val="TF-COURIER9"/>
        </w:rPr>
        <w:t>CheckIfTheAngleIsRight</w:t>
      </w:r>
      <w:r w:rsidR="00E04811">
        <w:t xml:space="preserve"> realiza a validação da rotação do objeto, para ver se o </w:t>
      </w:r>
      <w:r w:rsidR="007D1588">
        <w:t xml:space="preserve">jogador </w:t>
      </w:r>
      <w:r w:rsidR="00E04811">
        <w:t>conseguiu chegar na rotação desejada e pode avançar para a próxima cena.</w:t>
      </w:r>
    </w:p>
    <w:p w14:paraId="2645146D" w14:textId="74D4070E" w:rsidR="002B7F5C" w:rsidRDefault="00F43C23" w:rsidP="00F43C23">
      <w:pPr>
        <w:pStyle w:val="TF-LEGENDA"/>
      </w:pPr>
      <w:bookmarkStart w:id="134" w:name="_Ref138524098"/>
      <w:r>
        <w:t xml:space="preserve">Quadro </w:t>
      </w:r>
      <w:fldSimple w:instr=" SEQ Quadro \* ARABIC ">
        <w:r w:rsidR="00422DB9">
          <w:rPr>
            <w:noProof/>
          </w:rPr>
          <w:t>10</w:t>
        </w:r>
      </w:fldSimple>
      <w:bookmarkEnd w:id="134"/>
      <w:r>
        <w:t xml:space="preserve"> - métodos de interação da classe </w:t>
      </w:r>
      <w:r w:rsidRPr="00F43C23">
        <w:rPr>
          <w:rStyle w:val="TF-COURIER9"/>
        </w:rPr>
        <w:t>InteractableObject</w:t>
      </w:r>
    </w:p>
    <w:p w14:paraId="5B99918A" w14:textId="6C490A3B" w:rsidR="002B7F5C" w:rsidRDefault="002B7F5C" w:rsidP="002B7F5C">
      <w:pPr>
        <w:pStyle w:val="TF-FIGURA"/>
      </w:pPr>
      <w:r w:rsidRPr="002B7F5C">
        <w:rPr>
          <w:noProof/>
        </w:rPr>
        <w:drawing>
          <wp:inline distT="0" distB="0" distL="0" distR="0" wp14:anchorId="491A75E4" wp14:editId="44F3C19D">
            <wp:extent cx="5724939" cy="4066079"/>
            <wp:effectExtent l="19050" t="19050" r="28575" b="10795"/>
            <wp:docPr id="2073024894"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894" name="Imagem 1" descr="Texto&#10;&#10;Descrição gerada automaticamente com confiança média"/>
                    <pic:cNvPicPr/>
                  </pic:nvPicPr>
                  <pic:blipFill>
                    <a:blip r:embed="rId37"/>
                    <a:stretch>
                      <a:fillRect/>
                    </a:stretch>
                  </pic:blipFill>
                  <pic:spPr>
                    <a:xfrm>
                      <a:off x="0" y="0"/>
                      <a:ext cx="5725353" cy="4066373"/>
                    </a:xfrm>
                    <a:prstGeom prst="rect">
                      <a:avLst/>
                    </a:prstGeom>
                    <a:ln w="6350">
                      <a:solidFill>
                        <a:srgbClr val="000000"/>
                      </a:solidFill>
                      <a:miter lim="800000"/>
                    </a:ln>
                  </pic:spPr>
                </pic:pic>
              </a:graphicData>
            </a:graphic>
          </wp:inline>
        </w:drawing>
      </w:r>
    </w:p>
    <w:p w14:paraId="229C9C91" w14:textId="57CD6CAA" w:rsidR="00F5179D" w:rsidRPr="00F5179D" w:rsidRDefault="00FB5706" w:rsidP="00A056B8">
      <w:pPr>
        <w:pStyle w:val="TF-FONTE"/>
      </w:pPr>
      <w:r>
        <w:t>Fonte: elaborado pelo autor</w:t>
      </w:r>
      <w:ins w:id="135" w:author="Dalton Solano dos Reis" w:date="2023-06-26T18:36:00Z">
        <w:r w:rsidR="00200CF4">
          <w:t>.</w:t>
        </w:r>
      </w:ins>
    </w:p>
    <w:p w14:paraId="53243C1C" w14:textId="6D08E79C" w:rsidR="00F255FC" w:rsidRDefault="00F255FC" w:rsidP="00561B33">
      <w:pPr>
        <w:pStyle w:val="Ttulo1"/>
      </w:pPr>
      <w:bookmarkStart w:id="136" w:name="_Toc511928438"/>
      <w:bookmarkStart w:id="137" w:name="_Toc54164920"/>
      <w:bookmarkStart w:id="138" w:name="_Toc54165674"/>
      <w:bookmarkStart w:id="139" w:name="_Toc54169332"/>
      <w:bookmarkStart w:id="140" w:name="_Toc96347438"/>
      <w:bookmarkStart w:id="141" w:name="_Toc96357722"/>
      <w:bookmarkStart w:id="142" w:name="_Toc96491865"/>
      <w:r>
        <w:lastRenderedPageBreak/>
        <w:t>RESULTADOS</w:t>
      </w:r>
      <w:bookmarkEnd w:id="136"/>
      <w:bookmarkEnd w:id="137"/>
      <w:bookmarkEnd w:id="138"/>
      <w:bookmarkEnd w:id="139"/>
      <w:bookmarkEnd w:id="140"/>
      <w:bookmarkEnd w:id="141"/>
      <w:bookmarkEnd w:id="142"/>
    </w:p>
    <w:p w14:paraId="43852570" w14:textId="19722126" w:rsidR="0039781F" w:rsidRDefault="00AA40B7" w:rsidP="001B2F1E">
      <w:pPr>
        <w:pStyle w:val="TF-TEXTO"/>
      </w:pPr>
      <w:r>
        <w:t>Nessa seção são</w:t>
      </w:r>
      <w:r w:rsidR="00F12C8E">
        <w:t xml:space="preserve"> apresent</w:t>
      </w:r>
      <w:r>
        <w:t>ados</w:t>
      </w:r>
      <w:r w:rsidR="00F12C8E">
        <w:t xml:space="preserve"> os dois tipos de testes realizados com o jogo. Na primeira </w:t>
      </w:r>
      <w:ins w:id="143" w:author="Dalton Solano dos Reis" w:date="2023-06-26T18:36:00Z">
        <w:r w:rsidR="00200CF4">
          <w:t>sun</w:t>
        </w:r>
      </w:ins>
      <w:r w:rsidR="00F12C8E">
        <w:t>seção são discutidos os testes de funcionalidades do jogo, realizados durante o processo de desenvolvimento</w:t>
      </w:r>
      <w:del w:id="144" w:author="Dalton Solano dos Reis" w:date="2023-06-26T18:36:00Z">
        <w:r w:rsidR="00F12C8E" w:rsidDel="00200CF4">
          <w:delText>, j</w:delText>
        </w:r>
      </w:del>
      <w:ins w:id="145" w:author="Dalton Solano dos Reis" w:date="2023-06-26T18:36:00Z">
        <w:r w:rsidR="00200CF4">
          <w:t>. J</w:t>
        </w:r>
      </w:ins>
      <w:r w:rsidR="00F12C8E">
        <w:t xml:space="preserve">á na segunda </w:t>
      </w:r>
      <w:ins w:id="146" w:author="Dalton Solano dos Reis" w:date="2023-06-26T18:36:00Z">
        <w:r w:rsidR="00200CF4">
          <w:t>sub</w:t>
        </w:r>
      </w:ins>
      <w:r w:rsidR="00F12C8E">
        <w:t xml:space="preserve">seção são discutidos os resultados oriundos da pesquisa realizada com os usuários que testaram o jogo após </w:t>
      </w:r>
      <w:r w:rsidR="00DD1CF6">
        <w:t>o desenvolvimento</w:t>
      </w:r>
      <w:r w:rsidR="00F12C8E">
        <w:t>.</w:t>
      </w:r>
    </w:p>
    <w:p w14:paraId="59C7661D" w14:textId="3BA2FC3C" w:rsidR="007E1ECB" w:rsidRDefault="00DF2607" w:rsidP="00DF2607">
      <w:pPr>
        <w:pStyle w:val="Ttulo2"/>
      </w:pPr>
      <w:r>
        <w:t>te</w:t>
      </w:r>
      <w:r w:rsidR="005D6686">
        <w:t>s</w:t>
      </w:r>
      <w:r>
        <w:t>tes de funcionalidade</w:t>
      </w:r>
    </w:p>
    <w:p w14:paraId="366EECD0" w14:textId="0A6B6509" w:rsidR="006A387E" w:rsidRDefault="005D6686" w:rsidP="00DF2607">
      <w:pPr>
        <w:pStyle w:val="TF-TEXTO"/>
      </w:pPr>
      <w:r>
        <w:t xml:space="preserve">Os testes de funcionalidade foram realizados constantemente durante o desenvolvimento do jogo, para garantir que as funcionalidades </w:t>
      </w:r>
      <w:r w:rsidR="007D30C1">
        <w:t>estivessem</w:t>
      </w:r>
      <w:r>
        <w:t xml:space="preserve"> </w:t>
      </w:r>
      <w:r w:rsidR="007D30C1">
        <w:t>de acordo com</w:t>
      </w:r>
      <w:r>
        <w:t xml:space="preserve"> o esperado. Esses testes foram realizados principalmente com a utilização d</w:t>
      </w:r>
      <w:r w:rsidR="00F319AC">
        <w:t xml:space="preserve">o HMD Meta Quest 2. Parte dos testes também foram realizados diretamente no Unity, mas esses testes dificilmente representavam o que aconteceria ao rodar o jogo com o HMD, já que diferente do Unity, o HMD permite que o </w:t>
      </w:r>
      <w:r w:rsidR="0098649F">
        <w:t xml:space="preserve">jogador </w:t>
      </w:r>
      <w:r w:rsidR="00F319AC">
        <w:t>olhe ao redor do cenário livremente.</w:t>
      </w:r>
      <w:r w:rsidR="00D0669D">
        <w:t xml:space="preserve"> </w:t>
      </w:r>
    </w:p>
    <w:p w14:paraId="15D92D32" w14:textId="5843CA29" w:rsidR="00DF2607" w:rsidRDefault="006A387E" w:rsidP="00DF2607">
      <w:pPr>
        <w:pStyle w:val="TF-TEXTO"/>
      </w:pPr>
      <w:r>
        <w:t>Um dos pontos principais</w:t>
      </w:r>
      <w:r w:rsidR="00D0669D">
        <w:t xml:space="preserve"> que faz com que testes sem o uso do HMD não </w:t>
      </w:r>
      <w:r w:rsidR="003E29F2">
        <w:t>representem</w:t>
      </w:r>
      <w:r w:rsidR="00D0669D">
        <w:t xml:space="preserve"> o resultado corretamente é o fato de que a rotação da câmera </w:t>
      </w:r>
      <w:r w:rsidR="005855F0">
        <w:t xml:space="preserve">utilizada durante a cinemática </w:t>
      </w:r>
      <w:r w:rsidR="00D0669D">
        <w:t xml:space="preserve">não representa necessariamente a rotação na qual o componente </w:t>
      </w:r>
      <w:r w:rsidR="00D0669D" w:rsidRPr="00D0669D">
        <w:rPr>
          <w:rStyle w:val="TF-COURIER9"/>
        </w:rPr>
        <w:t>XR Origin</w:t>
      </w:r>
      <w:r w:rsidR="00D0669D">
        <w:t xml:space="preserve"> </w:t>
      </w:r>
      <w:del w:id="147" w:author="Dalton Solano dos Reis" w:date="2023-06-26T18:37:00Z">
        <w:r w:rsidR="00D0669D" w:rsidDel="00200CF4">
          <w:delText>estará</w:delText>
        </w:r>
      </w:del>
      <w:ins w:id="148" w:author="Dalton Solano dos Reis" w:date="2023-06-26T18:37:00Z">
        <w:r w:rsidR="00200CF4">
          <w:t>utilizará</w:t>
        </w:r>
      </w:ins>
      <w:r w:rsidR="00D0669D">
        <w:t>.</w:t>
      </w:r>
      <w:r>
        <w:t xml:space="preserve"> </w:t>
      </w:r>
      <w:r w:rsidR="00CC1C4A">
        <w:t>Isso pode fazer com que enquanto a câmera esteja focada no personagem principal da cena, o componente esteja virado</w:t>
      </w:r>
      <w:r w:rsidR="008A639D">
        <w:t>, por exemplo,</w:t>
      </w:r>
      <w:r w:rsidR="00CC1C4A">
        <w:t xml:space="preserve"> 180º</w:t>
      </w:r>
      <w:r w:rsidR="009F2B8D">
        <w:t xml:space="preserve"> no eixo </w:t>
      </w:r>
      <w:r w:rsidR="009F2B8D" w:rsidRPr="00200CF4">
        <w:rPr>
          <w:rStyle w:val="TF-COURIER9"/>
          <w:rPrChange w:id="149" w:author="Dalton Solano dos Reis" w:date="2023-06-26T18:38:00Z">
            <w:rPr/>
          </w:rPrChange>
        </w:rPr>
        <w:t>x</w:t>
      </w:r>
      <w:r w:rsidR="00CC1C4A">
        <w:t xml:space="preserve">, perdendo assim todo o foco da cena, ou então obrigando o jogador a movimentar sua cabeça no mundo real. </w:t>
      </w:r>
      <w:r>
        <w:t xml:space="preserve">Devido a isso, era necessário continuamente realizar pequenos ajustes nas rotações desse componente junto das câmeras, para garantir que o </w:t>
      </w:r>
      <w:r w:rsidR="0098649F">
        <w:t>jogador</w:t>
      </w:r>
      <w:r>
        <w:t xml:space="preserve"> não </w:t>
      </w:r>
      <w:r w:rsidR="00CC1C4A">
        <w:t>perdesse o foco da história</w:t>
      </w:r>
      <w:r w:rsidR="005300C7">
        <w:t xml:space="preserve"> conforme ela avançasse</w:t>
      </w:r>
      <w:r w:rsidR="00CC1C4A">
        <w:t>.</w:t>
      </w:r>
    </w:p>
    <w:p w14:paraId="5BB0C7EA" w14:textId="504D3A07" w:rsidR="007D1588" w:rsidRDefault="00BD2047" w:rsidP="00DF2607">
      <w:pPr>
        <w:pStyle w:val="TF-TEXTO"/>
      </w:pPr>
      <w:r>
        <w:t>I</w:t>
      </w:r>
      <w:r w:rsidR="007D1588">
        <w:t xml:space="preserve">nicialmente, o objetivo era que o jogo fosse desenvolvido para celulares, de uma maneira que </w:t>
      </w:r>
      <w:r w:rsidR="001605E6">
        <w:t>o jogador</w:t>
      </w:r>
      <w:r w:rsidR="007D1588">
        <w:t xml:space="preserve"> poderia </w:t>
      </w:r>
      <w:r w:rsidR="001605E6">
        <w:t>utilizar</w:t>
      </w:r>
      <w:r w:rsidR="007D1588">
        <w:t xml:space="preserve"> um </w:t>
      </w:r>
      <w:r w:rsidR="009C3A6F" w:rsidRPr="009C3A6F">
        <w:t>Google Cardboard</w:t>
      </w:r>
      <w:r w:rsidR="007D1588">
        <w:t xml:space="preserve">, o que aumentaria muito a quantidade de pessoas que teriam acesso ao jogo, já que </w:t>
      </w:r>
      <w:r w:rsidR="009C3A6F">
        <w:t>esses dispositivos</w:t>
      </w:r>
      <w:r w:rsidR="007D1588">
        <w:t xml:space="preserve"> são muito mais baratos do que um HMD imersivo.</w:t>
      </w:r>
      <w:r w:rsidR="001605E6">
        <w:t xml:space="preserve"> De qualquer maneira, se provou um grande desafio facilitar a interação do usuário com o objeto, e devido a isso, </w:t>
      </w:r>
      <w:r w:rsidR="00BF25C5">
        <w:t>a plataforma de desenvolvimento foi alterada para o HMD</w:t>
      </w:r>
      <w:ins w:id="150" w:author="Dalton Solano dos Reis" w:date="2023-06-26T18:39:00Z">
        <w:r w:rsidR="00200CF4">
          <w:t>, no caso o Meta Quest 2</w:t>
        </w:r>
      </w:ins>
      <w:r w:rsidR="00BF25C5">
        <w:t>.</w:t>
      </w:r>
    </w:p>
    <w:p w14:paraId="11B3C851" w14:textId="50630462" w:rsidR="00B62DF3" w:rsidRDefault="00B62DF3" w:rsidP="00B62DF3">
      <w:pPr>
        <w:pStyle w:val="Ttulo2"/>
      </w:pPr>
      <w:r>
        <w:t>testes com usuários</w:t>
      </w:r>
    </w:p>
    <w:p w14:paraId="3D562A0C" w14:textId="438B24D3" w:rsidR="006A387E" w:rsidRDefault="00B62DF3" w:rsidP="00DF2607">
      <w:pPr>
        <w:pStyle w:val="TF-TEXTO"/>
      </w:pPr>
      <w:r>
        <w:t xml:space="preserve">Após o desenvolvimento, foram realizados testes com </w:t>
      </w:r>
      <w:r w:rsidR="00E10F9C">
        <w:t>quatro</w:t>
      </w:r>
      <w:r>
        <w:t xml:space="preserve"> usuários. Não houve um local específico para a aplicação dos testes. </w:t>
      </w:r>
      <w:r w:rsidR="00E10F9C">
        <w:t>Todos os</w:t>
      </w:r>
      <w:r>
        <w:t xml:space="preserve"> testes foram realizados com a presença do autor, utilizando o HMD dele</w:t>
      </w:r>
      <w:r w:rsidR="00E97FE6">
        <w:t>.</w:t>
      </w:r>
      <w:r w:rsidR="00E10F9C">
        <w:t xml:space="preserve"> </w:t>
      </w:r>
      <w:r w:rsidR="00A442CB">
        <w:t xml:space="preserve">Durantes a aplicação dos testes, foi primeiramente apresentada a ideia do jogo, e em seguida os jogadores começavam a jogar. Após todos terem concluído seus testes, foi solicitado o preenchimento </w:t>
      </w:r>
      <w:r w:rsidR="002B5DBF">
        <w:t>do formulário</w:t>
      </w:r>
      <w:ins w:id="151" w:author="Dalton Solano dos Reis" w:date="2023-06-26T19:09:00Z">
        <w:r w:rsidR="007B235C">
          <w:t>.</w:t>
        </w:r>
      </w:ins>
      <w:commentRangeStart w:id="152"/>
      <w:del w:id="153" w:author="Dalton Solano dos Reis" w:date="2023-06-26T19:09:00Z">
        <w:r w:rsidR="002B5DBF" w:rsidDel="007B235C">
          <w:delText xml:space="preserve"> apresentado </w:delText>
        </w:r>
        <w:r w:rsidR="00BF479F" w:rsidDel="007B235C">
          <w:delText xml:space="preserve">no </w:delText>
        </w:r>
        <w:r w:rsidR="00F463FC" w:rsidDel="007B235C">
          <w:delText>A</w:delText>
        </w:r>
        <w:r w:rsidR="00BF479F" w:rsidDel="007B235C">
          <w:delText>pêndice A</w:delText>
        </w:r>
        <w:r w:rsidR="002B5DBF" w:rsidDel="007B235C">
          <w:delText>.</w:delText>
        </w:r>
      </w:del>
      <w:commentRangeEnd w:id="152"/>
      <w:r w:rsidR="007B235C">
        <w:rPr>
          <w:rStyle w:val="Refdecomentrio"/>
        </w:rPr>
        <w:commentReference w:id="152"/>
      </w:r>
    </w:p>
    <w:p w14:paraId="191D886D" w14:textId="1B13F34B" w:rsidR="00070053" w:rsidRDefault="00070053" w:rsidP="00070053">
      <w:pPr>
        <w:pStyle w:val="TF-LEGENDA"/>
      </w:pPr>
      <w:commentRangeStart w:id="154"/>
      <w:r>
        <w:t xml:space="preserve">Quadro </w:t>
      </w:r>
      <w:commentRangeEnd w:id="154"/>
      <w:r w:rsidR="007B235C">
        <w:rPr>
          <w:rStyle w:val="Refdecomentrio"/>
        </w:rPr>
        <w:commentReference w:id="154"/>
      </w:r>
      <w:fldSimple w:instr=" SEQ Quadro \* ARABIC ">
        <w:r w:rsidR="00422DB9">
          <w:rPr>
            <w:noProof/>
          </w:rPr>
          <w:t>11</w:t>
        </w:r>
      </w:fldSimple>
      <w:r>
        <w:t xml:space="preserve"> - Respostas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24"/>
        <w:gridCol w:w="2169"/>
        <w:gridCol w:w="1228"/>
      </w:tblGrid>
      <w:tr w:rsidR="00070053" w:rsidRPr="00994379" w14:paraId="24D5E913" w14:textId="0022475F" w:rsidTr="00811A02">
        <w:tc>
          <w:tcPr>
            <w:tcW w:w="6124" w:type="dxa"/>
            <w:shd w:val="clear" w:color="auto" w:fill="auto"/>
          </w:tcPr>
          <w:p w14:paraId="13992086" w14:textId="764C253A" w:rsidR="00070053" w:rsidRPr="00811A02" w:rsidRDefault="00811A02" w:rsidP="004C197E">
            <w:pPr>
              <w:pStyle w:val="TF-TEXTO-QUADRO"/>
              <w:rPr>
                <w:b/>
                <w:bCs/>
              </w:rPr>
            </w:pPr>
            <w:r w:rsidRPr="00811A02">
              <w:rPr>
                <w:b/>
                <w:bCs/>
              </w:rPr>
              <w:t>Pergunta</w:t>
            </w:r>
          </w:p>
        </w:tc>
        <w:tc>
          <w:tcPr>
            <w:tcW w:w="2169" w:type="dxa"/>
            <w:shd w:val="clear" w:color="auto" w:fill="auto"/>
          </w:tcPr>
          <w:p w14:paraId="748170EB" w14:textId="3F50C0A4" w:rsidR="00070053" w:rsidRPr="00811A02" w:rsidRDefault="00811A02" w:rsidP="004C197E">
            <w:pPr>
              <w:pStyle w:val="TF-TEXTO-QUADRO"/>
              <w:rPr>
                <w:b/>
                <w:bCs/>
              </w:rPr>
            </w:pPr>
            <w:r w:rsidRPr="00811A02">
              <w:rPr>
                <w:b/>
                <w:bCs/>
              </w:rPr>
              <w:t>Respostas</w:t>
            </w:r>
          </w:p>
        </w:tc>
        <w:tc>
          <w:tcPr>
            <w:tcW w:w="1228" w:type="dxa"/>
          </w:tcPr>
          <w:p w14:paraId="3E18C268" w14:textId="1AE24CDD" w:rsidR="00070053" w:rsidRPr="00811A02" w:rsidRDefault="00811A02" w:rsidP="004C197E">
            <w:pPr>
              <w:pStyle w:val="TF-TEXTO-QUADRO"/>
              <w:rPr>
                <w:b/>
                <w:bCs/>
              </w:rPr>
            </w:pPr>
            <w:r w:rsidRPr="00811A02">
              <w:rPr>
                <w:b/>
                <w:bCs/>
              </w:rPr>
              <w:t>Quantidade</w:t>
            </w:r>
          </w:p>
        </w:tc>
      </w:tr>
      <w:tr w:rsidR="00070053" w:rsidRPr="00994379" w14:paraId="1DAB476B" w14:textId="56E6E0C7" w:rsidTr="00811A02">
        <w:tc>
          <w:tcPr>
            <w:tcW w:w="6124" w:type="dxa"/>
            <w:shd w:val="clear" w:color="auto" w:fill="auto"/>
          </w:tcPr>
          <w:p w14:paraId="3D5B4190" w14:textId="70AADDB4" w:rsidR="00070053" w:rsidRPr="00994379" w:rsidRDefault="00811A02" w:rsidP="004C197E">
            <w:pPr>
              <w:pStyle w:val="TF-TEXTO-QUADRO"/>
            </w:pPr>
            <w:r w:rsidRPr="00811A02">
              <w:t>Qual a sua faixa etária?</w:t>
            </w:r>
          </w:p>
        </w:tc>
        <w:tc>
          <w:tcPr>
            <w:tcW w:w="2169" w:type="dxa"/>
            <w:shd w:val="clear" w:color="auto" w:fill="auto"/>
          </w:tcPr>
          <w:p w14:paraId="05DEEA0B" w14:textId="12ED3117" w:rsidR="00070053" w:rsidRDefault="00C40B26" w:rsidP="004C197E">
            <w:pPr>
              <w:pStyle w:val="TF-TEXTO-QUADRO"/>
            </w:pPr>
            <w:r>
              <w:t xml:space="preserve">De </w:t>
            </w:r>
            <w:r w:rsidR="00B71F6A">
              <w:t>10 a 14</w:t>
            </w:r>
            <w:r>
              <w:t xml:space="preserve"> anos</w:t>
            </w:r>
          </w:p>
          <w:p w14:paraId="3F50F40B" w14:textId="3BFED526" w:rsidR="00B71F6A" w:rsidRDefault="00C40B26" w:rsidP="004C197E">
            <w:pPr>
              <w:pStyle w:val="TF-TEXTO-QUADRO"/>
            </w:pPr>
            <w:r>
              <w:t xml:space="preserve">De </w:t>
            </w:r>
            <w:r w:rsidR="00B71F6A">
              <w:t>19 a 25</w:t>
            </w:r>
            <w:r>
              <w:t xml:space="preserve"> anos</w:t>
            </w:r>
          </w:p>
          <w:p w14:paraId="70EF0BF9" w14:textId="4B5928B6" w:rsidR="00B71F6A" w:rsidRPr="00994379" w:rsidRDefault="00C40B26" w:rsidP="004C197E">
            <w:pPr>
              <w:pStyle w:val="TF-TEXTO-QUADRO"/>
            </w:pPr>
            <w:r>
              <w:t xml:space="preserve">De </w:t>
            </w:r>
            <w:r w:rsidR="00B71F6A">
              <w:t>36 a 50</w:t>
            </w:r>
            <w:r>
              <w:t xml:space="preserve"> anos</w:t>
            </w:r>
          </w:p>
        </w:tc>
        <w:tc>
          <w:tcPr>
            <w:tcW w:w="1228" w:type="dxa"/>
          </w:tcPr>
          <w:p w14:paraId="417D7F96" w14:textId="27BC87BC" w:rsidR="00070053" w:rsidRDefault="00C40B26" w:rsidP="004C197E">
            <w:pPr>
              <w:pStyle w:val="TF-TEXTO-QUADRO"/>
            </w:pPr>
            <w:r>
              <w:t>25%</w:t>
            </w:r>
          </w:p>
          <w:p w14:paraId="28E21C2B" w14:textId="77777777" w:rsidR="00C40B26" w:rsidRDefault="00C40B26" w:rsidP="004C197E">
            <w:pPr>
              <w:pStyle w:val="TF-TEXTO-QUADRO"/>
            </w:pPr>
            <w:r>
              <w:t>25%</w:t>
            </w:r>
          </w:p>
          <w:p w14:paraId="724A2814" w14:textId="414F2774" w:rsidR="00C40B26" w:rsidRPr="00994379" w:rsidRDefault="00C40B26" w:rsidP="004C197E">
            <w:pPr>
              <w:pStyle w:val="TF-TEXTO-QUADRO"/>
            </w:pPr>
            <w:r>
              <w:t>50%</w:t>
            </w:r>
          </w:p>
        </w:tc>
      </w:tr>
      <w:tr w:rsidR="00070053" w:rsidRPr="00994379" w14:paraId="5888C57C" w14:textId="21F075C9" w:rsidTr="00811A02">
        <w:tc>
          <w:tcPr>
            <w:tcW w:w="6124" w:type="dxa"/>
            <w:shd w:val="clear" w:color="auto" w:fill="auto"/>
          </w:tcPr>
          <w:p w14:paraId="4EDFA65E" w14:textId="711B7A6D" w:rsidR="00070053" w:rsidRPr="00994379" w:rsidRDefault="00811A02" w:rsidP="004C197E">
            <w:pPr>
              <w:pStyle w:val="TF-TEXTO-QUADRO"/>
            </w:pPr>
            <w:r w:rsidRPr="00811A02">
              <w:t>Você já havia utilizado um dispositivo de realidade virtual imersiva antes? (Oculus/Meta Quest ou parecidos)</w:t>
            </w:r>
          </w:p>
        </w:tc>
        <w:tc>
          <w:tcPr>
            <w:tcW w:w="2169" w:type="dxa"/>
            <w:shd w:val="clear" w:color="auto" w:fill="auto"/>
          </w:tcPr>
          <w:p w14:paraId="74FE3D76" w14:textId="1631A3F2" w:rsidR="00DA4DBB" w:rsidRPr="00994379" w:rsidRDefault="00DA4DBB" w:rsidP="004C197E">
            <w:pPr>
              <w:pStyle w:val="TF-TEXTO-QUADRO"/>
            </w:pPr>
            <w:r>
              <w:t>Sim</w:t>
            </w:r>
          </w:p>
        </w:tc>
        <w:tc>
          <w:tcPr>
            <w:tcW w:w="1228" w:type="dxa"/>
          </w:tcPr>
          <w:p w14:paraId="20E376DD" w14:textId="06FBB908" w:rsidR="00070053" w:rsidRPr="00994379" w:rsidRDefault="00DA4DBB" w:rsidP="004C197E">
            <w:pPr>
              <w:pStyle w:val="TF-TEXTO-QUADRO"/>
            </w:pPr>
            <w:r>
              <w:t>100%</w:t>
            </w:r>
          </w:p>
        </w:tc>
      </w:tr>
      <w:tr w:rsidR="00070053" w:rsidRPr="00994379" w14:paraId="24D63B8F" w14:textId="5153C3C4" w:rsidTr="00811A02">
        <w:tc>
          <w:tcPr>
            <w:tcW w:w="6124" w:type="dxa"/>
            <w:shd w:val="clear" w:color="auto" w:fill="auto"/>
          </w:tcPr>
          <w:p w14:paraId="120D1C5D" w14:textId="66B7E41B" w:rsidR="00070053" w:rsidRPr="00994379" w:rsidRDefault="00811A02" w:rsidP="004C197E">
            <w:pPr>
              <w:pStyle w:val="TF-TEXTO-QUADRO"/>
            </w:pPr>
            <w:r w:rsidRPr="00811A02">
              <w:t>Numa escala de 0 a 10, quanto você gostou da sua experiência com o jogo Consequências?</w:t>
            </w:r>
          </w:p>
        </w:tc>
        <w:tc>
          <w:tcPr>
            <w:tcW w:w="2169" w:type="dxa"/>
            <w:shd w:val="clear" w:color="auto" w:fill="auto"/>
          </w:tcPr>
          <w:p w14:paraId="27619C3D" w14:textId="77777777" w:rsidR="00070053" w:rsidRDefault="009537AD" w:rsidP="004C197E">
            <w:pPr>
              <w:pStyle w:val="TF-TEXTO-QUADRO"/>
            </w:pPr>
            <w:r>
              <w:t>7</w:t>
            </w:r>
          </w:p>
          <w:p w14:paraId="2786B0E3" w14:textId="77777777" w:rsidR="009537AD" w:rsidRDefault="009537AD" w:rsidP="004C197E">
            <w:pPr>
              <w:pStyle w:val="TF-TEXTO-QUADRO"/>
            </w:pPr>
            <w:r>
              <w:t>9</w:t>
            </w:r>
          </w:p>
          <w:p w14:paraId="1C05C7FF" w14:textId="3808806A" w:rsidR="009537AD" w:rsidRPr="00994379" w:rsidRDefault="009537AD" w:rsidP="004C197E">
            <w:pPr>
              <w:pStyle w:val="TF-TEXTO-QUADRO"/>
            </w:pPr>
            <w:r>
              <w:t>10</w:t>
            </w:r>
          </w:p>
        </w:tc>
        <w:tc>
          <w:tcPr>
            <w:tcW w:w="1228" w:type="dxa"/>
          </w:tcPr>
          <w:p w14:paraId="23477B11" w14:textId="77777777" w:rsidR="00070053" w:rsidRDefault="009537AD" w:rsidP="004C197E">
            <w:pPr>
              <w:pStyle w:val="TF-TEXTO-QUADRO"/>
            </w:pPr>
            <w:r>
              <w:t>25%</w:t>
            </w:r>
          </w:p>
          <w:p w14:paraId="389D1581" w14:textId="77777777" w:rsidR="009537AD" w:rsidRDefault="009537AD" w:rsidP="004C197E">
            <w:pPr>
              <w:pStyle w:val="TF-TEXTO-QUADRO"/>
            </w:pPr>
            <w:r>
              <w:t>25%</w:t>
            </w:r>
          </w:p>
          <w:p w14:paraId="158A1AFC" w14:textId="4249B17A" w:rsidR="009537AD" w:rsidRPr="00994379" w:rsidRDefault="009537AD" w:rsidP="004C197E">
            <w:pPr>
              <w:pStyle w:val="TF-TEXTO-QUADRO"/>
            </w:pPr>
            <w:r>
              <w:t>50%</w:t>
            </w:r>
          </w:p>
        </w:tc>
      </w:tr>
      <w:tr w:rsidR="00070053" w:rsidRPr="00994379" w14:paraId="2664DE9B" w14:textId="6E39F4C9" w:rsidTr="00811A02">
        <w:tc>
          <w:tcPr>
            <w:tcW w:w="6124" w:type="dxa"/>
            <w:shd w:val="clear" w:color="auto" w:fill="auto"/>
          </w:tcPr>
          <w:p w14:paraId="49B7A016" w14:textId="4A70E2F8" w:rsidR="00070053" w:rsidRPr="00994379" w:rsidRDefault="00811A02" w:rsidP="004C197E">
            <w:pPr>
              <w:pStyle w:val="TF-TEXTO-QUADRO"/>
            </w:pPr>
            <w:r w:rsidRPr="00811A02">
              <w:t>Quão difícil você achou o jogo</w:t>
            </w:r>
            <w:ins w:id="155" w:author="Dalton Solano dos Reis" w:date="2023-06-26T19:08:00Z">
              <w:r w:rsidR="007B235C">
                <w:t xml:space="preserve"> (escala 1</w:t>
              </w:r>
            </w:ins>
            <w:ins w:id="156" w:author="Dalton Solano dos Reis" w:date="2023-06-26T19:09:00Z">
              <w:r w:rsidR="007B235C">
                <w:t xml:space="preserve">[muito </w:t>
              </w:r>
              <w:proofErr w:type="gramStart"/>
              <w:r w:rsidR="007B235C">
                <w:t xml:space="preserve">fácil] </w:t>
              </w:r>
            </w:ins>
            <w:ins w:id="157" w:author="Dalton Solano dos Reis" w:date="2023-06-26T19:08:00Z">
              <w:r w:rsidR="007B235C">
                <w:t xml:space="preserve"> a</w:t>
              </w:r>
              <w:proofErr w:type="gramEnd"/>
              <w:r w:rsidR="007B235C">
                <w:t xml:space="preserve"> 5</w:t>
              </w:r>
            </w:ins>
            <w:ins w:id="158" w:author="Dalton Solano dos Reis" w:date="2023-06-26T19:09:00Z">
              <w:r w:rsidR="007B235C">
                <w:t xml:space="preserve"> [muito difícil]</w:t>
              </w:r>
            </w:ins>
            <w:ins w:id="159" w:author="Dalton Solano dos Reis" w:date="2023-06-26T19:08:00Z">
              <w:r w:rsidR="007B235C">
                <w:t>)</w:t>
              </w:r>
            </w:ins>
            <w:r w:rsidRPr="00811A02">
              <w:t>?</w:t>
            </w:r>
          </w:p>
        </w:tc>
        <w:tc>
          <w:tcPr>
            <w:tcW w:w="2169" w:type="dxa"/>
            <w:shd w:val="clear" w:color="auto" w:fill="auto"/>
          </w:tcPr>
          <w:p w14:paraId="7DEA1F1D" w14:textId="77777777" w:rsidR="00070053" w:rsidRDefault="00743E3A" w:rsidP="004C197E">
            <w:pPr>
              <w:pStyle w:val="TF-TEXTO-QUADRO"/>
            </w:pPr>
            <w:r>
              <w:t>2</w:t>
            </w:r>
          </w:p>
          <w:p w14:paraId="1808BD1D" w14:textId="77777777" w:rsidR="00743E3A" w:rsidRDefault="00743E3A" w:rsidP="004C197E">
            <w:pPr>
              <w:pStyle w:val="TF-TEXTO-QUADRO"/>
            </w:pPr>
            <w:r>
              <w:t>3</w:t>
            </w:r>
          </w:p>
          <w:p w14:paraId="24853C3E" w14:textId="224BCE7D" w:rsidR="00743E3A" w:rsidRPr="00994379" w:rsidRDefault="00743E3A" w:rsidP="004C197E">
            <w:pPr>
              <w:pStyle w:val="TF-TEXTO-QUADRO"/>
            </w:pPr>
            <w:r>
              <w:t>4</w:t>
            </w:r>
          </w:p>
        </w:tc>
        <w:tc>
          <w:tcPr>
            <w:tcW w:w="1228" w:type="dxa"/>
          </w:tcPr>
          <w:p w14:paraId="293B98F9" w14:textId="77777777" w:rsidR="00070053" w:rsidRDefault="00743E3A" w:rsidP="004C197E">
            <w:pPr>
              <w:pStyle w:val="TF-TEXTO-QUADRO"/>
            </w:pPr>
            <w:r>
              <w:t>50%</w:t>
            </w:r>
          </w:p>
          <w:p w14:paraId="797C9827" w14:textId="77777777" w:rsidR="00743E3A" w:rsidRDefault="00743E3A" w:rsidP="004C197E">
            <w:pPr>
              <w:pStyle w:val="TF-TEXTO-QUADRO"/>
            </w:pPr>
            <w:r>
              <w:t>25%</w:t>
            </w:r>
          </w:p>
          <w:p w14:paraId="4070A88C" w14:textId="3019641A" w:rsidR="00743E3A" w:rsidRPr="00994379" w:rsidRDefault="00743E3A" w:rsidP="004C197E">
            <w:pPr>
              <w:pStyle w:val="TF-TEXTO-QUADRO"/>
            </w:pPr>
            <w:r>
              <w:t>25%</w:t>
            </w:r>
          </w:p>
        </w:tc>
      </w:tr>
      <w:tr w:rsidR="00811A02" w:rsidRPr="00994379" w14:paraId="52D07E9A" w14:textId="77777777" w:rsidTr="00811A02">
        <w:tc>
          <w:tcPr>
            <w:tcW w:w="6124" w:type="dxa"/>
            <w:shd w:val="clear" w:color="auto" w:fill="auto"/>
          </w:tcPr>
          <w:p w14:paraId="00706DD3" w14:textId="4EC0541E" w:rsidR="00811A02" w:rsidRPr="00811A02" w:rsidRDefault="00811A02" w:rsidP="004C197E">
            <w:pPr>
              <w:pStyle w:val="TF-TEXTO-QUADRO"/>
            </w:pPr>
            <w:r w:rsidRPr="00811A02">
              <w:t>Você sentiu algum tipo de tontura ou desconforto devido a movimentações abruptas da câmera durante o jogo?</w:t>
            </w:r>
          </w:p>
        </w:tc>
        <w:tc>
          <w:tcPr>
            <w:tcW w:w="2169" w:type="dxa"/>
            <w:shd w:val="clear" w:color="auto" w:fill="auto"/>
          </w:tcPr>
          <w:p w14:paraId="7431EF19" w14:textId="3A02812E" w:rsidR="00811A02" w:rsidRPr="00994379" w:rsidRDefault="00743E3A" w:rsidP="004C197E">
            <w:pPr>
              <w:pStyle w:val="TF-TEXTO-QUADRO"/>
            </w:pPr>
            <w:r>
              <w:t>Não</w:t>
            </w:r>
          </w:p>
        </w:tc>
        <w:tc>
          <w:tcPr>
            <w:tcW w:w="1228" w:type="dxa"/>
          </w:tcPr>
          <w:p w14:paraId="3AAE7BCF" w14:textId="7F287642" w:rsidR="00811A02" w:rsidRPr="00994379" w:rsidRDefault="00743E3A" w:rsidP="004C197E">
            <w:pPr>
              <w:pStyle w:val="TF-TEXTO-QUADRO"/>
            </w:pPr>
            <w:r>
              <w:t>100%</w:t>
            </w:r>
          </w:p>
        </w:tc>
      </w:tr>
      <w:tr w:rsidR="00811A02" w:rsidRPr="00994379" w14:paraId="0BD68EBC" w14:textId="77777777" w:rsidTr="00811A02">
        <w:tc>
          <w:tcPr>
            <w:tcW w:w="6124" w:type="dxa"/>
            <w:shd w:val="clear" w:color="auto" w:fill="auto"/>
          </w:tcPr>
          <w:p w14:paraId="0B3AD6A8" w14:textId="2FC891A8" w:rsidR="00811A02" w:rsidRPr="00811A02" w:rsidRDefault="005A23E6" w:rsidP="004C197E">
            <w:pPr>
              <w:pStyle w:val="TF-TEXTO-QUADRO"/>
            </w:pPr>
            <w:r w:rsidRPr="005A23E6">
              <w:t>Foi possível entender a história de todas as fases?</w:t>
            </w:r>
          </w:p>
        </w:tc>
        <w:tc>
          <w:tcPr>
            <w:tcW w:w="2169" w:type="dxa"/>
            <w:shd w:val="clear" w:color="auto" w:fill="auto"/>
          </w:tcPr>
          <w:p w14:paraId="6B49B343" w14:textId="29755FEA" w:rsidR="00811A02" w:rsidRPr="00994379" w:rsidRDefault="00743E3A" w:rsidP="004C197E">
            <w:pPr>
              <w:pStyle w:val="TF-TEXTO-QUADRO"/>
            </w:pPr>
            <w:r>
              <w:t>Sim</w:t>
            </w:r>
          </w:p>
        </w:tc>
        <w:tc>
          <w:tcPr>
            <w:tcW w:w="1228" w:type="dxa"/>
          </w:tcPr>
          <w:p w14:paraId="056EEF14" w14:textId="467775C7" w:rsidR="00811A02" w:rsidRPr="00994379" w:rsidRDefault="00743E3A" w:rsidP="004C197E">
            <w:pPr>
              <w:pStyle w:val="TF-TEXTO-QUADRO"/>
            </w:pPr>
            <w:r>
              <w:t>100%</w:t>
            </w:r>
          </w:p>
        </w:tc>
      </w:tr>
      <w:tr w:rsidR="005A23E6" w:rsidRPr="00994379" w14:paraId="158DB8F0" w14:textId="77777777" w:rsidTr="00811A02">
        <w:tc>
          <w:tcPr>
            <w:tcW w:w="6124" w:type="dxa"/>
            <w:shd w:val="clear" w:color="auto" w:fill="auto"/>
          </w:tcPr>
          <w:p w14:paraId="58FE56C0" w14:textId="1937245F" w:rsidR="005A23E6" w:rsidRPr="005A23E6" w:rsidRDefault="005A23E6" w:rsidP="004C197E">
            <w:pPr>
              <w:pStyle w:val="TF-TEXTO-QUADRO"/>
            </w:pPr>
            <w:r w:rsidRPr="005A23E6">
              <w:t>Caso não, por gentileza, descreva qual(is) história(s) não foi possível compreender e por quê.</w:t>
            </w:r>
          </w:p>
        </w:tc>
        <w:tc>
          <w:tcPr>
            <w:tcW w:w="2169" w:type="dxa"/>
            <w:shd w:val="clear" w:color="auto" w:fill="auto"/>
          </w:tcPr>
          <w:p w14:paraId="3052E4C9" w14:textId="222E5E6B" w:rsidR="005A23E6" w:rsidRPr="00994379" w:rsidRDefault="00024596" w:rsidP="004C197E">
            <w:pPr>
              <w:pStyle w:val="TF-TEXTO-QUADRO"/>
            </w:pPr>
            <w:r>
              <w:t>-</w:t>
            </w:r>
          </w:p>
        </w:tc>
        <w:tc>
          <w:tcPr>
            <w:tcW w:w="1228" w:type="dxa"/>
          </w:tcPr>
          <w:p w14:paraId="771FAF1C" w14:textId="77777777" w:rsidR="005A23E6" w:rsidRPr="00994379" w:rsidRDefault="005A23E6" w:rsidP="004C197E">
            <w:pPr>
              <w:pStyle w:val="TF-TEXTO-QUADRO"/>
            </w:pPr>
          </w:p>
        </w:tc>
      </w:tr>
      <w:tr w:rsidR="005A23E6" w:rsidRPr="00994379" w14:paraId="716A9970" w14:textId="77777777" w:rsidTr="00811A02">
        <w:tc>
          <w:tcPr>
            <w:tcW w:w="6124" w:type="dxa"/>
            <w:shd w:val="clear" w:color="auto" w:fill="auto"/>
          </w:tcPr>
          <w:p w14:paraId="13D6DF2B" w14:textId="777494FB" w:rsidR="005A23E6" w:rsidRPr="005A23E6" w:rsidRDefault="005A23E6" w:rsidP="004C197E">
            <w:pPr>
              <w:pStyle w:val="TF-TEXTO-QUADRO"/>
            </w:pPr>
            <w:r w:rsidRPr="005A23E6">
              <w:t>Na sua opinião, seria possível utilizar o jogo Consequências em escolas para ajudar na conscientização ambiental dos alunos?</w:t>
            </w:r>
          </w:p>
        </w:tc>
        <w:tc>
          <w:tcPr>
            <w:tcW w:w="2169" w:type="dxa"/>
            <w:shd w:val="clear" w:color="auto" w:fill="auto"/>
          </w:tcPr>
          <w:p w14:paraId="353C2567" w14:textId="1E6183EC" w:rsidR="005A23E6" w:rsidRPr="00994379" w:rsidRDefault="00743E3A" w:rsidP="004C197E">
            <w:pPr>
              <w:pStyle w:val="TF-TEXTO-QUADRO"/>
            </w:pPr>
            <w:r>
              <w:t>Sim</w:t>
            </w:r>
          </w:p>
        </w:tc>
        <w:tc>
          <w:tcPr>
            <w:tcW w:w="1228" w:type="dxa"/>
          </w:tcPr>
          <w:p w14:paraId="5F739D68" w14:textId="1647A544" w:rsidR="005A23E6" w:rsidRPr="00994379" w:rsidRDefault="00743E3A" w:rsidP="004C197E">
            <w:pPr>
              <w:pStyle w:val="TF-TEXTO-QUADRO"/>
            </w:pPr>
            <w:r>
              <w:t>100%</w:t>
            </w:r>
          </w:p>
        </w:tc>
      </w:tr>
      <w:tr w:rsidR="000A4A87" w:rsidRPr="00994379" w14:paraId="7B9A4AD9" w14:textId="77777777" w:rsidTr="00811A02">
        <w:tc>
          <w:tcPr>
            <w:tcW w:w="6124" w:type="dxa"/>
            <w:shd w:val="clear" w:color="auto" w:fill="auto"/>
          </w:tcPr>
          <w:p w14:paraId="032CDA4E" w14:textId="3BA88232" w:rsidR="000A4A87" w:rsidRPr="005A23E6" w:rsidRDefault="000A4A87" w:rsidP="004C197E">
            <w:pPr>
              <w:pStyle w:val="TF-TEXTO-QUADRO"/>
            </w:pPr>
            <w:r w:rsidRPr="000A4A87">
              <w:t>Caso não, por gentileza, descreva o motivo.</w:t>
            </w:r>
          </w:p>
        </w:tc>
        <w:tc>
          <w:tcPr>
            <w:tcW w:w="2169" w:type="dxa"/>
            <w:shd w:val="clear" w:color="auto" w:fill="auto"/>
          </w:tcPr>
          <w:p w14:paraId="6ABF9EF3" w14:textId="05838913" w:rsidR="000A4A87" w:rsidRPr="00994379" w:rsidRDefault="00024596" w:rsidP="00743E3A">
            <w:pPr>
              <w:pStyle w:val="TF-TEXTO-QUADRO"/>
            </w:pPr>
            <w:r>
              <w:t>-</w:t>
            </w:r>
          </w:p>
        </w:tc>
        <w:tc>
          <w:tcPr>
            <w:tcW w:w="1228" w:type="dxa"/>
          </w:tcPr>
          <w:p w14:paraId="5441CE75" w14:textId="77777777" w:rsidR="000A4A87" w:rsidRPr="00994379" w:rsidRDefault="000A4A87" w:rsidP="004C197E">
            <w:pPr>
              <w:pStyle w:val="TF-TEXTO-QUADRO"/>
            </w:pPr>
          </w:p>
        </w:tc>
      </w:tr>
    </w:tbl>
    <w:p w14:paraId="78900AD5" w14:textId="543D64BA" w:rsidR="008E3EFD" w:rsidRDefault="00070053" w:rsidP="00070053">
      <w:pPr>
        <w:pStyle w:val="TF-FONTE"/>
      </w:pPr>
      <w:r>
        <w:t>Fonte: elaborado pelo autor</w:t>
      </w:r>
      <w:ins w:id="160" w:author="Dalton Solano dos Reis" w:date="2023-06-26T19:10:00Z">
        <w:r w:rsidR="007B235C">
          <w:t>.</w:t>
        </w:r>
      </w:ins>
    </w:p>
    <w:p w14:paraId="6E820802" w14:textId="3E5BF63C" w:rsidR="00024596" w:rsidRDefault="00621F31" w:rsidP="00DF3315">
      <w:pPr>
        <w:pStyle w:val="TF-TEXTO"/>
      </w:pPr>
      <w:r>
        <w:t xml:space="preserve">A última pergunta foi aberta, para que os jogadores pudessem deixar seus comentários sobre o que acharam do jogo e o que poderia ser melhorado. </w:t>
      </w:r>
      <w:r w:rsidR="004161D3">
        <w:t xml:space="preserve">Foram obtidas três respostas para essa questão. </w:t>
      </w:r>
      <w:r w:rsidR="003C6820">
        <w:t xml:space="preserve">Duas delas foram positivas e comentaram como gostaram da </w:t>
      </w:r>
      <w:r w:rsidR="00BC078D">
        <w:t xml:space="preserve">história do jogo e que ele é bem educativo. </w:t>
      </w:r>
      <w:r w:rsidR="00F813D2">
        <w:t xml:space="preserve">Houve um terceiro e último comentário que pontuou algumas coisas a melhorar no jogo, sendo elas: adicionar sons ao jogo; facilitar a interação do jogador com os objetos; realizar uma melhor ambientação dos cenários subaquáticos; </w:t>
      </w:r>
      <w:r w:rsidR="00B729C4">
        <w:t>adicionar animações em interações dos NPCs, como por exemplo ao passar por portas.</w:t>
      </w:r>
    </w:p>
    <w:p w14:paraId="23520C35" w14:textId="5B6CB834" w:rsidR="006A151C" w:rsidRPr="00024596" w:rsidRDefault="00D269D7" w:rsidP="00DF3315">
      <w:pPr>
        <w:pStyle w:val="TF-TEXTO"/>
      </w:pPr>
      <w:r>
        <w:lastRenderedPageBreak/>
        <w:t>Os resultados são majoritariamente satisfatórios. O</w:t>
      </w:r>
      <w:r w:rsidR="00687813">
        <w:t xml:space="preserve"> </w:t>
      </w:r>
      <w:r>
        <w:t>objetivo de fazer com que os jogadores tivessem facilidade de compreender a história sendo narrada</w:t>
      </w:r>
      <w:r w:rsidR="00687813">
        <w:t xml:space="preserve"> foi concluído com êxito,</w:t>
      </w:r>
      <w:r>
        <w:t xml:space="preserve"> e o fato </w:t>
      </w:r>
      <w:r w:rsidR="00687813">
        <w:t>de todos</w:t>
      </w:r>
      <w:r>
        <w:t xml:space="preserve"> terem concordado </w:t>
      </w:r>
      <w:r w:rsidR="00687813">
        <w:t xml:space="preserve">que o jogo seria viável em uma sala de aula também é positivo para o objetivo. Todavia, alguns jogadores tiveram uma grande dificuldade com </w:t>
      </w:r>
      <w:r w:rsidR="00FF2DBA">
        <w:t>a interação com os objetos no jogo.</w:t>
      </w:r>
    </w:p>
    <w:p w14:paraId="4432F7D9" w14:textId="3FCC2852" w:rsidR="00F255FC" w:rsidRDefault="00F255FC" w:rsidP="00561B33">
      <w:pPr>
        <w:pStyle w:val="Ttulo1"/>
      </w:pPr>
      <w:bookmarkStart w:id="161" w:name="_Toc54164921"/>
      <w:bookmarkStart w:id="162" w:name="_Toc54165675"/>
      <w:bookmarkStart w:id="163" w:name="_Toc54169333"/>
      <w:bookmarkStart w:id="164" w:name="_Toc96347439"/>
      <w:bookmarkStart w:id="165" w:name="_Toc96357723"/>
      <w:bookmarkStart w:id="166" w:name="_Toc96491866"/>
      <w:bookmarkStart w:id="167" w:name="_Toc511928439"/>
      <w:r>
        <w:t>CONCLUSÕES</w:t>
      </w:r>
      <w:bookmarkEnd w:id="161"/>
      <w:bookmarkEnd w:id="162"/>
      <w:bookmarkEnd w:id="163"/>
      <w:bookmarkEnd w:id="164"/>
      <w:bookmarkEnd w:id="165"/>
      <w:bookmarkEnd w:id="166"/>
      <w:bookmarkEnd w:id="167"/>
    </w:p>
    <w:p w14:paraId="53D4F08A" w14:textId="0C083202" w:rsidR="008A7160" w:rsidRDefault="00330B91" w:rsidP="001B2F1E">
      <w:pPr>
        <w:pStyle w:val="TF-TEXTO"/>
      </w:pPr>
      <w:r>
        <w:t xml:space="preserve">Com base nos resultados obtidos, o </w:t>
      </w:r>
      <w:r w:rsidR="00F0039F">
        <w:t xml:space="preserve">jogo </w:t>
      </w:r>
      <w:r>
        <w:t xml:space="preserve">alcançou seu objetivo de utilizar a </w:t>
      </w:r>
      <w:del w:id="168" w:author="Dalton Solano dos Reis" w:date="2023-06-26T19:11:00Z">
        <w:r w:rsidDel="007B235C">
          <w:delText xml:space="preserve">VR </w:delText>
        </w:r>
      </w:del>
      <w:ins w:id="169" w:author="Dalton Solano dos Reis" w:date="2023-06-26T19:11:00Z">
        <w:r w:rsidR="007B235C">
          <w:t xml:space="preserve">RV </w:t>
        </w:r>
      </w:ins>
      <w:r w:rsidR="00F0039F">
        <w:t>para promover</w:t>
      </w:r>
      <w:r>
        <w:t xml:space="preserve"> a conscientização ambiental utiliza</w:t>
      </w:r>
      <w:r w:rsidR="008D7CC0">
        <w:t>ndo</w:t>
      </w:r>
      <w:r>
        <w:t xml:space="preserve"> ilusão de ótica como </w:t>
      </w:r>
      <w:r w:rsidR="00D71B4E">
        <w:t>mecânica</w:t>
      </w:r>
      <w:r>
        <w:t xml:space="preserve"> principal de interação.</w:t>
      </w:r>
      <w:r w:rsidR="004662FF">
        <w:t xml:space="preserve"> </w:t>
      </w:r>
      <w:r w:rsidR="001A360D">
        <w:t>A incorporação do tema “conscientização ambiental” foi facilmente implementada e agregou muito valor ao resultado do jogo</w:t>
      </w:r>
      <w:r w:rsidR="0050359B">
        <w:t>.</w:t>
      </w:r>
      <w:r w:rsidR="001A360D">
        <w:t xml:space="preserve"> </w:t>
      </w:r>
      <w:r w:rsidR="0050359B">
        <w:t xml:space="preserve">Outro ponto </w:t>
      </w:r>
      <w:r w:rsidR="00D26329">
        <w:t>relevante</w:t>
      </w:r>
      <w:r w:rsidR="0050359B">
        <w:t xml:space="preserve"> é que um</w:t>
      </w:r>
      <w:r w:rsidR="001A360D">
        <w:t xml:space="preserve"> especialista que ajudou no desenvolvimento dos roteiros coment</w:t>
      </w:r>
      <w:r w:rsidR="00DA0FD7">
        <w:t>ou</w:t>
      </w:r>
      <w:r w:rsidR="001A360D">
        <w:t xml:space="preserve"> sobre como o jogo pode ser utilizado para ajudar na compreensão do tema por crianças. </w:t>
      </w:r>
      <w:r w:rsidR="00FC4DA9">
        <w:t>Por fim</w:t>
      </w:r>
      <w:r w:rsidR="004662FF">
        <w:t xml:space="preserve">, </w:t>
      </w:r>
      <w:r w:rsidR="00B81C1A">
        <w:t>houve</w:t>
      </w:r>
      <w:r w:rsidR="004662FF">
        <w:t xml:space="preserve"> alguns pontos que não foram desenvolvidos conforme o esperado</w:t>
      </w:r>
      <w:r w:rsidR="00FC4DA9">
        <w:t xml:space="preserve">, </w:t>
      </w:r>
      <w:r w:rsidR="00881389">
        <w:t xml:space="preserve">sendo </w:t>
      </w:r>
      <w:r w:rsidR="009A260D">
        <w:t>o principal deles</w:t>
      </w:r>
      <w:r w:rsidR="00FC4DA9">
        <w:t xml:space="preserve"> a dificuldade que alguns jogadores apresentaram durante a interação</w:t>
      </w:r>
      <w:r w:rsidR="00881389">
        <w:t xml:space="preserve"> do jogo</w:t>
      </w:r>
      <w:r w:rsidR="004662FF">
        <w:t>.</w:t>
      </w:r>
    </w:p>
    <w:p w14:paraId="509EAA60" w14:textId="0B78D3F3" w:rsidR="008D0E24" w:rsidRDefault="00BF1C28" w:rsidP="001B2F1E">
      <w:pPr>
        <w:pStyle w:val="TF-TEXTO"/>
      </w:pPr>
      <w:r>
        <w:t xml:space="preserve">O Unity se mostrou uma ferramenta mais do que suficiente para o desenvolvimento em </w:t>
      </w:r>
      <w:del w:id="170" w:author="Dalton Solano dos Reis" w:date="2023-06-26T19:12:00Z">
        <w:r w:rsidDel="007B235C">
          <w:delText xml:space="preserve">VR </w:delText>
        </w:r>
      </w:del>
      <w:ins w:id="171" w:author="Dalton Solano dos Reis" w:date="2023-06-26T19:12:00Z">
        <w:r w:rsidR="007B235C">
          <w:t xml:space="preserve">RV </w:t>
        </w:r>
      </w:ins>
      <w:r>
        <w:t>e atendeu todas as necessidades com excelência</w:t>
      </w:r>
      <w:r w:rsidR="00014095">
        <w:t>.</w:t>
      </w:r>
      <w:r>
        <w:t xml:space="preserve"> </w:t>
      </w:r>
      <w:r w:rsidR="00014095">
        <w:t>A</w:t>
      </w:r>
      <w:r>
        <w:t>lgumas das ferramentas utilizadas possuíam uma curva de aprendizado mais atenuada</w:t>
      </w:r>
      <w:r w:rsidR="00014095">
        <w:t>, mas a utilização da linguagem C# balanceou essa curva</w:t>
      </w:r>
      <w:r>
        <w:t>.</w:t>
      </w:r>
      <w:r w:rsidR="002F1028">
        <w:t xml:space="preserve"> De qualquer maneira, a comunidade que existe ao redor do Unity facilitou o aprendizado e a correção dos problemas que apresentaram maior dificuldade.</w:t>
      </w:r>
      <w:r>
        <w:t xml:space="preserve"> </w:t>
      </w:r>
      <w:r w:rsidR="00014095">
        <w:t xml:space="preserve">A integração do Unity com o Meta Quest 2 também </w:t>
      </w:r>
      <w:r w:rsidR="007F1FF6">
        <w:t>foi simples e direta, sem dificuldade</w:t>
      </w:r>
      <w:r w:rsidR="00CE6CD1">
        <w:t>s e rápida</w:t>
      </w:r>
      <w:r w:rsidR="00014095">
        <w:t xml:space="preserve">. </w:t>
      </w:r>
    </w:p>
    <w:p w14:paraId="725B1612" w14:textId="753D9BE1" w:rsidR="00F255FC" w:rsidRDefault="00347C0A" w:rsidP="001B2F1E">
      <w:pPr>
        <w:pStyle w:val="TF-TEXTO"/>
      </w:pPr>
      <w:r>
        <w:t xml:space="preserve">Quanto </w:t>
      </w:r>
      <w:r w:rsidR="008D0E24">
        <w:t>às ferramentas utilizadas: O</w:t>
      </w:r>
      <w:r>
        <w:t xml:space="preserve"> XR Interaction Toolkit foi um dos processos mais complicados de realizar as configurações</w:t>
      </w:r>
      <w:r w:rsidR="002F0ED4">
        <w:t>,</w:t>
      </w:r>
      <w:r>
        <w:t xml:space="preserve"> e isso acabou incorrendo em </w:t>
      </w:r>
      <w:r w:rsidR="002E7DB9">
        <w:t>problemas</w:t>
      </w:r>
      <w:r>
        <w:t xml:space="preserve"> durante a implementação, mas uma vez configurado corretamente, funcionou conforme o esperado.</w:t>
      </w:r>
      <w:r w:rsidR="00FA7156">
        <w:t xml:space="preserve"> No começo, a</w:t>
      </w:r>
      <w:r w:rsidR="008D0E24">
        <w:t xml:space="preserve"> Timeline e </w:t>
      </w:r>
      <w:r w:rsidR="00E4544E">
        <w:t xml:space="preserve">a </w:t>
      </w:r>
      <w:r w:rsidR="008D0E24">
        <w:t xml:space="preserve">Cinemachine foram duas ferramentas complicadas de </w:t>
      </w:r>
      <w:r w:rsidR="00197405">
        <w:t>utilizar d</w:t>
      </w:r>
      <w:r w:rsidR="001F306E">
        <w:t>e</w:t>
      </w:r>
      <w:r w:rsidR="00197405">
        <w:t xml:space="preserve"> maneira eficaz</w:t>
      </w:r>
      <w:r w:rsidR="00D61120">
        <w:t>.</w:t>
      </w:r>
      <w:r w:rsidR="008D0E24">
        <w:t xml:space="preserve"> </w:t>
      </w:r>
      <w:r w:rsidR="00D61120">
        <w:t xml:space="preserve">De qualquer forma, </w:t>
      </w:r>
      <w:r w:rsidR="008D0E24">
        <w:t xml:space="preserve">uma vez compreendidas, </w:t>
      </w:r>
      <w:r w:rsidR="00197405">
        <w:t xml:space="preserve">elas </w:t>
      </w:r>
      <w:r w:rsidR="008D0E24">
        <w:t>aceler</w:t>
      </w:r>
      <w:r w:rsidR="00197405">
        <w:t>aram</w:t>
      </w:r>
      <w:r w:rsidR="008D0E24">
        <w:t xml:space="preserve"> o processo de desenvolvimento das cinemáticas das cenas, fazendo </w:t>
      </w:r>
      <w:r w:rsidR="00AF165B">
        <w:t xml:space="preserve">com </w:t>
      </w:r>
      <w:r w:rsidR="008D0E24">
        <w:t>que as últimas cenas criadas tomassem cerca de um vigésimo do tempo que a primeira cena levou</w:t>
      </w:r>
      <w:r w:rsidR="00153F29">
        <w:t>.</w:t>
      </w:r>
    </w:p>
    <w:p w14:paraId="6ED4ABA1" w14:textId="33B0C1D4" w:rsidR="00F64651" w:rsidRDefault="00F64651" w:rsidP="00F64651">
      <w:pPr>
        <w:pStyle w:val="TF-TEXTO"/>
      </w:pPr>
      <w:r>
        <w:t>Apesar do sucesso e alcance dos objetivos propostos, foram identificadas algumas possibilidades para continuação e extensão da pesquisa desse projeto:</w:t>
      </w:r>
    </w:p>
    <w:p w14:paraId="29C018E7" w14:textId="6A57409C" w:rsidR="00F64651" w:rsidRDefault="00F64651" w:rsidP="00F64651">
      <w:pPr>
        <w:pStyle w:val="TF-ALNEA"/>
      </w:pPr>
      <w:r>
        <w:t>aumentar a quantidade de fases;</w:t>
      </w:r>
    </w:p>
    <w:p w14:paraId="30618A69" w14:textId="30568A66" w:rsidR="00F64651" w:rsidRDefault="00F64651" w:rsidP="00F64651">
      <w:pPr>
        <w:pStyle w:val="TF-ALNEA"/>
      </w:pPr>
      <w:r>
        <w:t>aumentar a quantidade de objetos com os quais é possível interagir;</w:t>
      </w:r>
    </w:p>
    <w:p w14:paraId="341D442C" w14:textId="375094B7" w:rsidR="00F64651" w:rsidRDefault="00A02C44" w:rsidP="00F64651">
      <w:pPr>
        <w:pStyle w:val="TF-ALNEA"/>
      </w:pPr>
      <w:r>
        <w:t xml:space="preserve">disponibilizar o jogo também para </w:t>
      </w:r>
      <w:r w:rsidR="00100C48" w:rsidRPr="00100C48">
        <w:t>Google Cardboard</w:t>
      </w:r>
      <w:r>
        <w:t xml:space="preserve">, facilitando assim o acesso </w:t>
      </w:r>
      <w:r w:rsidR="007037D2">
        <w:t>a</w:t>
      </w:r>
      <w:r>
        <w:t xml:space="preserve"> ele</w:t>
      </w:r>
      <w:r w:rsidR="00571B48">
        <w:t>;</w:t>
      </w:r>
    </w:p>
    <w:p w14:paraId="5E160E6A" w14:textId="6BF83B11" w:rsidR="00571B48" w:rsidRDefault="00571B48" w:rsidP="00F64651">
      <w:pPr>
        <w:pStyle w:val="TF-ALNEA"/>
      </w:pPr>
      <w:r>
        <w:t>aplicar o jogo em turmas do ensino fundamental e avaliar o impacto realizado</w:t>
      </w:r>
      <w:r w:rsidR="0000750D">
        <w:t>;</w:t>
      </w:r>
    </w:p>
    <w:p w14:paraId="2E8BB5DE" w14:textId="1536F6AA" w:rsidR="0000750D" w:rsidRDefault="0000750D" w:rsidP="00F64651">
      <w:pPr>
        <w:pStyle w:val="TF-ALNEA"/>
      </w:pPr>
      <w:r>
        <w:t>adicionar música e efeitos sonoros no jogo</w:t>
      </w:r>
      <w:r w:rsidR="000A6225">
        <w:t>;</w:t>
      </w:r>
    </w:p>
    <w:p w14:paraId="484FDEA9" w14:textId="6E648F2D" w:rsidR="000A6225" w:rsidRDefault="000A6225" w:rsidP="00F64651">
      <w:pPr>
        <w:pStyle w:val="TF-ALNEA"/>
      </w:pPr>
      <w:r>
        <w:t xml:space="preserve">facilitar a interação </w:t>
      </w:r>
      <w:r w:rsidR="00A2637E">
        <w:t>d</w:t>
      </w:r>
      <w:r>
        <w:t xml:space="preserve">o </w:t>
      </w:r>
      <w:r w:rsidR="007A1C68">
        <w:t>jogador</w:t>
      </w:r>
      <w:r w:rsidR="00A2637E">
        <w:t xml:space="preserve"> com os objetos</w:t>
      </w:r>
      <w:r>
        <w:t>.</w:t>
      </w:r>
    </w:p>
    <w:p w14:paraId="376FD652" w14:textId="77777777" w:rsidR="00F255FC" w:rsidRPr="00561B33" w:rsidRDefault="00F255FC">
      <w:pPr>
        <w:pStyle w:val="TF-REFERNCIASTTULO"/>
        <w:rPr>
          <w:lang w:val="en-US"/>
          <w:rPrChange w:id="172" w:author="Dalton Solano dos Reis" w:date="2023-06-26T17:15:00Z">
            <w:rPr/>
          </w:rPrChange>
        </w:rPr>
      </w:pPr>
      <w:bookmarkStart w:id="173" w:name="_Toc419598588"/>
      <w:bookmarkStart w:id="174" w:name="_Toc420721330"/>
      <w:bookmarkStart w:id="175" w:name="_Toc420721484"/>
      <w:bookmarkStart w:id="176" w:name="_Toc420721575"/>
      <w:bookmarkStart w:id="177" w:name="_Toc420721781"/>
      <w:bookmarkStart w:id="178" w:name="_Toc420723222"/>
      <w:bookmarkStart w:id="179" w:name="_Toc482682385"/>
      <w:bookmarkStart w:id="180" w:name="_Toc54169335"/>
      <w:bookmarkStart w:id="181" w:name="_Toc96491868"/>
      <w:bookmarkStart w:id="182" w:name="_Toc511928441"/>
      <w:r w:rsidRPr="00561B33">
        <w:rPr>
          <w:lang w:val="en-US"/>
          <w:rPrChange w:id="183" w:author="Dalton Solano dos Reis" w:date="2023-06-26T17:15:00Z">
            <w:rPr/>
          </w:rPrChange>
        </w:rPr>
        <w:t>Referências</w:t>
      </w:r>
      <w:bookmarkEnd w:id="173"/>
      <w:bookmarkEnd w:id="174"/>
      <w:bookmarkEnd w:id="175"/>
      <w:bookmarkEnd w:id="176"/>
      <w:bookmarkEnd w:id="177"/>
      <w:bookmarkEnd w:id="178"/>
      <w:bookmarkEnd w:id="179"/>
      <w:bookmarkEnd w:id="180"/>
      <w:bookmarkEnd w:id="181"/>
      <w:bookmarkEnd w:id="182"/>
    </w:p>
    <w:p w14:paraId="0860463D" w14:textId="7676A017" w:rsidR="00652C4B" w:rsidRPr="00561B33" w:rsidRDefault="00663115" w:rsidP="00F33CCC">
      <w:pPr>
        <w:pStyle w:val="TF-REFERNCIASITEM"/>
        <w:rPr>
          <w:lang w:val="en-US"/>
          <w:rPrChange w:id="184" w:author="Dalton Solano dos Reis" w:date="2023-06-26T17:15:00Z">
            <w:rPr/>
          </w:rPrChange>
        </w:rPr>
      </w:pPr>
      <w:bookmarkStart w:id="185" w:name="_Toc54169336"/>
      <w:r w:rsidRPr="00561B33">
        <w:rPr>
          <w:lang w:val="en-US"/>
          <w:rPrChange w:id="186" w:author="Dalton Solano dos Reis" w:date="2023-06-26T17:15:00Z">
            <w:rPr/>
          </w:rPrChange>
        </w:rPr>
        <w:t xml:space="preserve">AZUMA, Ronald T. A survey of augmented reality. </w:t>
      </w:r>
      <w:r w:rsidRPr="00561B33">
        <w:rPr>
          <w:b/>
          <w:bCs/>
          <w:lang w:val="en-US"/>
          <w:rPrChange w:id="187" w:author="Dalton Solano dos Reis" w:date="2023-06-26T17:15:00Z">
            <w:rPr>
              <w:b/>
              <w:bCs/>
            </w:rPr>
          </w:rPrChange>
        </w:rPr>
        <w:t>Presence: Teleoperators &amp; Virtual Environments</w:t>
      </w:r>
      <w:r w:rsidRPr="00561B33">
        <w:rPr>
          <w:lang w:val="en-US"/>
          <w:rPrChange w:id="188" w:author="Dalton Solano dos Reis" w:date="2023-06-26T17:15:00Z">
            <w:rPr/>
          </w:rPrChange>
        </w:rPr>
        <w:t>,</w:t>
      </w:r>
      <w:r w:rsidR="00CA0C18" w:rsidRPr="00561B33">
        <w:rPr>
          <w:lang w:val="en-US"/>
          <w:rPrChange w:id="189" w:author="Dalton Solano dos Reis" w:date="2023-06-26T17:15:00Z">
            <w:rPr/>
          </w:rPrChange>
        </w:rPr>
        <w:t xml:space="preserve"> Cambridge,</w:t>
      </w:r>
      <w:r w:rsidRPr="00561B33">
        <w:rPr>
          <w:lang w:val="en-US"/>
          <w:rPrChange w:id="190" w:author="Dalton Solano dos Reis" w:date="2023-06-26T17:15:00Z">
            <w:rPr/>
          </w:rPrChange>
        </w:rPr>
        <w:t xml:space="preserve"> v. 6, n. 4, p. 355-385</w:t>
      </w:r>
      <w:r w:rsidR="004735DC" w:rsidRPr="00561B33">
        <w:rPr>
          <w:lang w:val="en-US"/>
          <w:rPrChange w:id="191" w:author="Dalton Solano dos Reis" w:date="2023-06-26T17:15:00Z">
            <w:rPr/>
          </w:rPrChange>
        </w:rPr>
        <w:t>, ago. 1997</w:t>
      </w:r>
      <w:r w:rsidR="00B11F3B" w:rsidRPr="00561B33">
        <w:rPr>
          <w:lang w:val="en-US"/>
          <w:rPrChange w:id="192" w:author="Dalton Solano dos Reis" w:date="2023-06-26T17:15:00Z">
            <w:rPr/>
          </w:rPrChange>
        </w:rPr>
        <w:t>.</w:t>
      </w:r>
    </w:p>
    <w:p w14:paraId="6DA788D6" w14:textId="77029CAC" w:rsidR="008D5725" w:rsidRDefault="00A77E02" w:rsidP="00F33CCC">
      <w:pPr>
        <w:pStyle w:val="TF-REFERNCIASITEM"/>
      </w:pPr>
      <w:r w:rsidRPr="00561B33">
        <w:rPr>
          <w:lang w:val="en-US"/>
          <w:rPrChange w:id="193" w:author="Dalton Solano dos Reis" w:date="2023-06-26T17:15:00Z">
            <w:rPr/>
          </w:rPrChange>
        </w:rPr>
        <w:t xml:space="preserve">BACH, Michael; POLOSCHEK, Charlotte M. Optical illusions. </w:t>
      </w:r>
      <w:r>
        <w:rPr>
          <w:b/>
          <w:bCs/>
        </w:rPr>
        <w:t>ACNR</w:t>
      </w:r>
      <w:r>
        <w:t>, Mere, v. 6, n. 2, p.20-21, mar./</w:t>
      </w:r>
      <w:proofErr w:type="gramStart"/>
      <w:r>
        <w:t>jun..</w:t>
      </w:r>
      <w:proofErr w:type="gramEnd"/>
      <w:r>
        <w:t xml:space="preserve"> 2006.</w:t>
      </w:r>
    </w:p>
    <w:p w14:paraId="403C0661" w14:textId="59CD9E30" w:rsidR="00542205" w:rsidRDefault="00542205" w:rsidP="00F33CCC">
      <w:pPr>
        <w:pStyle w:val="TF-REFERNCIASITEM"/>
      </w:pPr>
      <w:r>
        <w:t xml:space="preserve">BRASIL. Ministério da Educação. Secretaria de Educação Básica. </w:t>
      </w:r>
      <w:r>
        <w:rPr>
          <w:b/>
          <w:bCs/>
        </w:rPr>
        <w:t>Caderno meio ambiente</w:t>
      </w:r>
      <w:r>
        <w:t xml:space="preserve">. Brasília, DF, 2022. Disponível em: </w:t>
      </w:r>
      <w:r w:rsidRPr="00B00B4F">
        <w:t>http://basenacionalcomum.mec.gov.br/images/implementacao/cadernos_tematicos/caderno_meio_ambiente_consolidado_v_final_27092022.pdf</w:t>
      </w:r>
      <w:r>
        <w:t>. Acesso em: 24 jun. 2023.</w:t>
      </w:r>
    </w:p>
    <w:p w14:paraId="0B8EA371" w14:textId="7F82B1F2" w:rsidR="00F33CCC" w:rsidRDefault="0082748B" w:rsidP="00F33CCC">
      <w:pPr>
        <w:pStyle w:val="TF-REFERNCIASITEM"/>
        <w:rPr>
          <w:lang w:val="en-US"/>
        </w:rPr>
      </w:pPr>
      <w:r w:rsidRPr="00561B33">
        <w:rPr>
          <w:lang w:val="en-US"/>
          <w:rPrChange w:id="194" w:author="Dalton Solano dos Reis" w:date="2023-06-26T17:15:00Z">
            <w:rPr/>
          </w:rPrChange>
        </w:rPr>
        <w:t>DING, Y</w:t>
      </w:r>
      <w:r w:rsidR="00863121" w:rsidRPr="00561B33">
        <w:rPr>
          <w:lang w:val="en-US"/>
          <w:rPrChange w:id="195" w:author="Dalton Solano dos Reis" w:date="2023-06-26T17:15:00Z">
            <w:rPr/>
          </w:rPrChange>
        </w:rPr>
        <w:t>.</w:t>
      </w:r>
      <w:r w:rsidRPr="00561B33">
        <w:rPr>
          <w:lang w:val="en-US"/>
          <w:rPrChange w:id="196" w:author="Dalton Solano dos Reis" w:date="2023-06-26T17:15:00Z">
            <w:rPr/>
          </w:rPrChange>
        </w:rPr>
        <w:t xml:space="preserve">; </w:t>
      </w:r>
      <w:r w:rsidR="00D30CFB" w:rsidRPr="00561B33">
        <w:rPr>
          <w:lang w:val="en-US"/>
          <w:rPrChange w:id="197" w:author="Dalton Solano dos Reis" w:date="2023-06-26T17:15:00Z">
            <w:rPr/>
          </w:rPrChange>
        </w:rPr>
        <w:t>LI, Y</w:t>
      </w:r>
      <w:r w:rsidR="00863121" w:rsidRPr="00561B33">
        <w:rPr>
          <w:lang w:val="en-US"/>
          <w:rPrChange w:id="198" w:author="Dalton Solano dos Reis" w:date="2023-06-26T17:15:00Z">
            <w:rPr/>
          </w:rPrChange>
        </w:rPr>
        <w:t>.</w:t>
      </w:r>
      <w:r w:rsidR="00D30CFB" w:rsidRPr="00561B33">
        <w:rPr>
          <w:lang w:val="en-US"/>
          <w:rPrChange w:id="199" w:author="Dalton Solano dos Reis" w:date="2023-06-26T17:15:00Z">
            <w:rPr/>
          </w:rPrChange>
        </w:rPr>
        <w:t xml:space="preserve">; CHENG, </w:t>
      </w:r>
      <w:proofErr w:type="gramStart"/>
      <w:r w:rsidR="00D30CFB" w:rsidRPr="00561B33">
        <w:rPr>
          <w:lang w:val="en-US"/>
          <w:rPrChange w:id="200" w:author="Dalton Solano dos Reis" w:date="2023-06-26T17:15:00Z">
            <w:rPr/>
          </w:rPrChange>
        </w:rPr>
        <w:t>L</w:t>
      </w:r>
      <w:r w:rsidR="00863121" w:rsidRPr="00561B33">
        <w:rPr>
          <w:lang w:val="en-US"/>
          <w:rPrChange w:id="201" w:author="Dalton Solano dos Reis" w:date="2023-06-26T17:15:00Z">
            <w:rPr/>
          </w:rPrChange>
        </w:rPr>
        <w:t>.</w:t>
      </w:r>
      <w:r w:rsidR="00D30CFB" w:rsidRPr="00561B33">
        <w:rPr>
          <w:lang w:val="en-US"/>
          <w:rPrChange w:id="202" w:author="Dalton Solano dos Reis" w:date="2023-06-26T17:15:00Z">
            <w:rPr/>
          </w:rPrChange>
        </w:rPr>
        <w:t>.</w:t>
      </w:r>
      <w:proofErr w:type="gramEnd"/>
      <w:r w:rsidR="00D30CFB" w:rsidRPr="00561B33">
        <w:rPr>
          <w:lang w:val="en-US"/>
          <w:rPrChange w:id="203" w:author="Dalton Solano dos Reis" w:date="2023-06-26T17:15:00Z">
            <w:rPr/>
          </w:rPrChange>
        </w:rPr>
        <w:t xml:space="preserve"> Application of Internet of Things and Virtual Reality Technology in College Physical Education.</w:t>
      </w:r>
      <w:r w:rsidR="008766D1" w:rsidRPr="00561B33">
        <w:rPr>
          <w:lang w:val="en-US"/>
          <w:rPrChange w:id="204" w:author="Dalton Solano dos Reis" w:date="2023-06-26T17:15:00Z">
            <w:rPr/>
          </w:rPrChange>
        </w:rPr>
        <w:t xml:space="preserve"> </w:t>
      </w:r>
      <w:r w:rsidR="008766D1" w:rsidRPr="00561B33">
        <w:rPr>
          <w:b/>
          <w:bCs/>
          <w:lang w:val="en-US"/>
          <w:rPrChange w:id="205" w:author="Dalton Solano dos Reis" w:date="2023-06-26T17:15:00Z">
            <w:rPr>
              <w:b/>
              <w:bCs/>
            </w:rPr>
          </w:rPrChange>
        </w:rPr>
        <w:t>IEEE Access</w:t>
      </w:r>
      <w:r w:rsidR="003E3AEC" w:rsidRPr="00561B33">
        <w:rPr>
          <w:lang w:val="en-US"/>
          <w:rPrChange w:id="206" w:author="Dalton Solano dos Reis" w:date="2023-06-26T17:15:00Z">
            <w:rPr/>
          </w:rPrChange>
        </w:rPr>
        <w:t>,</w:t>
      </w:r>
      <w:r w:rsidR="008766D1" w:rsidRPr="00561B33">
        <w:rPr>
          <w:lang w:val="en-US"/>
          <w:rPrChange w:id="207" w:author="Dalton Solano dos Reis" w:date="2023-06-26T17:15:00Z">
            <w:rPr/>
          </w:rPrChange>
        </w:rPr>
        <w:t xml:space="preserve"> </w:t>
      </w:r>
      <w:r w:rsidR="003E3AEC">
        <w:rPr>
          <w:lang w:val="en-US"/>
        </w:rPr>
        <w:t>New York, v.</w:t>
      </w:r>
      <w:r w:rsidR="005F1FEA">
        <w:rPr>
          <w:lang w:val="en-US"/>
        </w:rPr>
        <w:t xml:space="preserve"> </w:t>
      </w:r>
      <w:r w:rsidR="003E3AEC">
        <w:rPr>
          <w:lang w:val="en-US"/>
        </w:rPr>
        <w:t>8</w:t>
      </w:r>
      <w:r w:rsidR="005F1FEA">
        <w:rPr>
          <w:lang w:val="en-US"/>
        </w:rPr>
        <w:t xml:space="preserve"> n. 1</w:t>
      </w:r>
      <w:r w:rsidR="003E3AEC">
        <w:rPr>
          <w:lang w:val="en-US"/>
        </w:rPr>
        <w:t>, p.96065-96074, ma</w:t>
      </w:r>
      <w:r w:rsidR="00A224D6">
        <w:rPr>
          <w:lang w:val="en-US"/>
        </w:rPr>
        <w:t>io</w:t>
      </w:r>
      <w:r w:rsidR="003E3AEC">
        <w:rPr>
          <w:lang w:val="en-US"/>
        </w:rPr>
        <w:t xml:space="preserve"> 2020</w:t>
      </w:r>
      <w:r w:rsidR="000B1AA5">
        <w:rPr>
          <w:lang w:val="en-US"/>
        </w:rPr>
        <w:t>.</w:t>
      </w:r>
    </w:p>
    <w:p w14:paraId="1D32E388" w14:textId="00762406" w:rsidR="00106972" w:rsidRPr="00561B33" w:rsidRDefault="00106972" w:rsidP="00F33CCC">
      <w:pPr>
        <w:pStyle w:val="TF-REFERNCIASITEM"/>
        <w:rPr>
          <w:lang w:val="en-US"/>
          <w:rPrChange w:id="208" w:author="Dalton Solano dos Reis" w:date="2023-06-26T17:15:00Z">
            <w:rPr/>
          </w:rPrChange>
        </w:rPr>
      </w:pPr>
      <w:r w:rsidRPr="00561B33">
        <w:rPr>
          <w:lang w:val="en-US"/>
          <w:rPrChange w:id="209" w:author="Dalton Solano dos Reis" w:date="2023-06-26T17:15:00Z">
            <w:rPr/>
          </w:rPrChange>
        </w:rPr>
        <w:t>Homburg A</w:t>
      </w:r>
      <w:r w:rsidR="00863121" w:rsidRPr="00561B33">
        <w:rPr>
          <w:lang w:val="en-US"/>
          <w:rPrChange w:id="210" w:author="Dalton Solano dos Reis" w:date="2023-06-26T17:15:00Z">
            <w:rPr/>
          </w:rPrChange>
        </w:rPr>
        <w:t>.</w:t>
      </w:r>
      <w:r w:rsidRPr="00561B33">
        <w:rPr>
          <w:lang w:val="en-US"/>
          <w:rPrChange w:id="211" w:author="Dalton Solano dos Reis" w:date="2023-06-26T17:15:00Z">
            <w:rPr/>
          </w:rPrChange>
        </w:rPr>
        <w:t xml:space="preserve">, Stolberg A. Explaining pro-environmental behavior with a cognitive theory of stress. </w:t>
      </w:r>
      <w:r w:rsidRPr="00561B33">
        <w:rPr>
          <w:b/>
          <w:bCs/>
          <w:lang w:val="en-US"/>
          <w:rPrChange w:id="212" w:author="Dalton Solano dos Reis" w:date="2023-06-26T17:15:00Z">
            <w:rPr>
              <w:b/>
              <w:bCs/>
            </w:rPr>
          </w:rPrChange>
        </w:rPr>
        <w:t>Journal of Environmental Psychology</w:t>
      </w:r>
      <w:r w:rsidRPr="00561B33">
        <w:rPr>
          <w:lang w:val="en-US"/>
          <w:rPrChange w:id="213" w:author="Dalton Solano dos Reis" w:date="2023-06-26T17:15:00Z">
            <w:rPr/>
          </w:rPrChange>
        </w:rPr>
        <w:t>, Amsterdan, v. 26, n. 1, p.1-14, mar. 2006.</w:t>
      </w:r>
    </w:p>
    <w:p w14:paraId="4AA8A21A" w14:textId="19B3FA09" w:rsidR="00D66708" w:rsidRPr="00106972" w:rsidRDefault="00D66708" w:rsidP="00F33CCC">
      <w:pPr>
        <w:pStyle w:val="TF-REFERNCIASITEM"/>
      </w:pPr>
      <w:r w:rsidRPr="00561B33">
        <w:rPr>
          <w:lang w:val="en-US"/>
          <w:rPrChange w:id="214" w:author="Dalton Solano dos Reis" w:date="2023-06-26T17:15:00Z">
            <w:rPr/>
          </w:rPrChange>
        </w:rPr>
        <w:t xml:space="preserve">IBISWORLD, </w:t>
      </w:r>
      <w:r w:rsidRPr="00561B33">
        <w:rPr>
          <w:b/>
          <w:bCs/>
          <w:lang w:val="en-US"/>
          <w:rPrChange w:id="215" w:author="Dalton Solano dos Reis" w:date="2023-06-26T17:15:00Z">
            <w:rPr>
              <w:b/>
              <w:bCs/>
            </w:rPr>
          </w:rPrChange>
        </w:rPr>
        <w:t xml:space="preserve">Global Movie Production &amp; Distribution Industry </w:t>
      </w:r>
      <w:r w:rsidRPr="00561B33">
        <w:rPr>
          <w:lang w:val="en-US"/>
          <w:rPrChange w:id="216" w:author="Dalton Solano dos Reis" w:date="2023-06-26T17:15:00Z">
            <w:rPr/>
          </w:rPrChange>
        </w:rPr>
        <w:t>– Market Research Report</w:t>
      </w:r>
      <w:r w:rsidR="00B34E91" w:rsidRPr="00561B33">
        <w:rPr>
          <w:lang w:val="en-US"/>
          <w:rPrChange w:id="217" w:author="Dalton Solano dos Reis" w:date="2023-06-26T17:15:00Z">
            <w:rPr/>
          </w:rPrChange>
        </w:rPr>
        <w:t xml:space="preserve">. </w:t>
      </w:r>
      <w:r w:rsidR="00B34E91">
        <w:t>202</w:t>
      </w:r>
      <w:r w:rsidR="003059A6">
        <w:t>2</w:t>
      </w:r>
      <w:r w:rsidR="00B34E91">
        <w:t>. Disponível em:</w:t>
      </w:r>
      <w:r>
        <w:t xml:space="preserve"> </w:t>
      </w:r>
      <w:r w:rsidRPr="00D66708">
        <w:t>https://www.ibisworld.com/global/market-research-reports/global-movie-production-distribution-industry/</w:t>
      </w:r>
      <w:r w:rsidR="00B34E91">
        <w:t>. Acesso em: 2</w:t>
      </w:r>
      <w:r w:rsidR="00576120">
        <w:t>5</w:t>
      </w:r>
      <w:r w:rsidR="00B34E91">
        <w:t xml:space="preserve"> jun. 2023.</w:t>
      </w:r>
    </w:p>
    <w:p w14:paraId="66E8AB7C" w14:textId="23283141" w:rsidR="00D61CC1" w:rsidRDefault="00D61CC1" w:rsidP="00F33CCC">
      <w:pPr>
        <w:pStyle w:val="TF-REFERNCIASITEM"/>
      </w:pPr>
      <w:r>
        <w:t xml:space="preserve">META. </w:t>
      </w:r>
      <w:r w:rsidRPr="00D61CC1">
        <w:rPr>
          <w:b/>
          <w:bCs/>
        </w:rPr>
        <w:t>Get Meta</w:t>
      </w:r>
      <w:r>
        <w:t xml:space="preserve"> </w:t>
      </w:r>
      <w:r w:rsidRPr="00D61CC1">
        <w:rPr>
          <w:b/>
          <w:bCs/>
        </w:rPr>
        <w:t>Quest</w:t>
      </w:r>
      <w:r>
        <w:rPr>
          <w:b/>
          <w:bCs/>
        </w:rPr>
        <w:t xml:space="preserve"> 2 for less</w:t>
      </w:r>
      <w:r>
        <w:t xml:space="preserve">, 2023. Disponível em: </w:t>
      </w:r>
      <w:r w:rsidRPr="00D61CC1">
        <w:t>https://www.meta.com/quest/products/quest-2</w:t>
      </w:r>
      <w:r>
        <w:t>. Acesso em: 2</w:t>
      </w:r>
      <w:r w:rsidR="00576120">
        <w:t>5</w:t>
      </w:r>
      <w:r>
        <w:t xml:space="preserve"> jun. 2023.</w:t>
      </w:r>
    </w:p>
    <w:p w14:paraId="2CA7B4DB" w14:textId="64DA4843" w:rsidR="001E2337" w:rsidRDefault="001E2337" w:rsidP="00F33CCC">
      <w:pPr>
        <w:pStyle w:val="TF-REFERNCIASITEM"/>
      </w:pPr>
      <w:commentRangeStart w:id="218"/>
      <w:r w:rsidRPr="00C84613">
        <w:t>NIENOW</w:t>
      </w:r>
      <w:commentRangeEnd w:id="218"/>
      <w:r w:rsidR="007B235C">
        <w:rPr>
          <w:rStyle w:val="Refdecomentrio"/>
        </w:rPr>
        <w:commentReference w:id="218"/>
      </w:r>
      <w:r w:rsidRPr="00C84613">
        <w:t xml:space="preserve">, Matheus </w:t>
      </w:r>
      <w:r>
        <w:t xml:space="preserve">N. </w:t>
      </w:r>
      <w:r>
        <w:rPr>
          <w:b/>
          <w:bCs/>
        </w:rPr>
        <w:t>CidadaniaAR – Jogo de puzzle utilizando realidade aumentada com ilusão de ótica</w:t>
      </w:r>
      <w:r>
        <w:t>. 2019. 24f. Trabalho de Conclusão de Curso (Bacharelado em Ciência da Computação) – Centro de Ciências Exatas e Naturais, Universidade Regional de Blumenau, Blumenau.</w:t>
      </w:r>
    </w:p>
    <w:p w14:paraId="45D5587D" w14:textId="2C9385C6" w:rsidR="00373CB6" w:rsidRDefault="00373CB6" w:rsidP="00F33CCC">
      <w:pPr>
        <w:pStyle w:val="TF-REFERNCIASITEM"/>
      </w:pPr>
      <w:r w:rsidRPr="00561B33">
        <w:rPr>
          <w:lang w:val="en-US"/>
          <w:rPrChange w:id="219" w:author="Dalton Solano dos Reis" w:date="2023-06-26T17:15:00Z">
            <w:rPr/>
          </w:rPrChange>
        </w:rPr>
        <w:lastRenderedPageBreak/>
        <w:t xml:space="preserve">NEWZOO, </w:t>
      </w:r>
      <w:r w:rsidRPr="00561B33">
        <w:rPr>
          <w:b/>
          <w:bCs/>
          <w:lang w:val="en-US"/>
          <w:rPrChange w:id="220" w:author="Dalton Solano dos Reis" w:date="2023-06-26T17:15:00Z">
            <w:rPr>
              <w:b/>
              <w:bCs/>
            </w:rPr>
          </w:rPrChange>
        </w:rPr>
        <w:t>Newzoo Global Games Market Report 2022 | Free Version</w:t>
      </w:r>
      <w:r w:rsidRPr="00561B33">
        <w:rPr>
          <w:lang w:val="en-US"/>
          <w:rPrChange w:id="221" w:author="Dalton Solano dos Reis" w:date="2023-06-26T17:15:00Z">
            <w:rPr/>
          </w:rPrChange>
        </w:rPr>
        <w:t xml:space="preserve">. </w:t>
      </w:r>
      <w:r>
        <w:t xml:space="preserve">2023. Disponível em: </w:t>
      </w:r>
      <w:r w:rsidRPr="00373CB6">
        <w:t>https://newzoo.com/resources/trend-reports/newzoo-global-games-market-report-2022-free-version</w:t>
      </w:r>
      <w:r>
        <w:t>. Acesso em: 24 jun. 2023.</w:t>
      </w:r>
    </w:p>
    <w:p w14:paraId="1C601163" w14:textId="49FD9462" w:rsidR="00907B1E" w:rsidRDefault="0082692F" w:rsidP="00F33CCC">
      <w:pPr>
        <w:pStyle w:val="TF-REFERNCIASITEM"/>
      </w:pPr>
      <w:r>
        <w:t>SÁNCHEZ</w:t>
      </w:r>
      <w:r w:rsidRPr="007F67BC">
        <w:t xml:space="preserve">, M.J.; </w:t>
      </w:r>
      <w:r>
        <w:t>LAFUENTE</w:t>
      </w:r>
      <w:r w:rsidRPr="007F67BC">
        <w:t>, Regina</w:t>
      </w:r>
      <w:r>
        <w:t xml:space="preserve">. Defining and measuring environmental consciousness. </w:t>
      </w:r>
      <w:r w:rsidRPr="00207194">
        <w:rPr>
          <w:b/>
          <w:bCs/>
        </w:rPr>
        <w:t>Revis</w:t>
      </w:r>
      <w:r>
        <w:rPr>
          <w:b/>
          <w:bCs/>
        </w:rPr>
        <w:t>ta Internacional de Sociologia</w:t>
      </w:r>
      <w:r>
        <w:t>, Madrid, v. 68, n. 3, p.731-735, set./dez. 2010.</w:t>
      </w:r>
    </w:p>
    <w:p w14:paraId="6BCC6270" w14:textId="380E521D" w:rsidR="00C24EE3" w:rsidRDefault="00C24EE3" w:rsidP="00F33CCC">
      <w:pPr>
        <w:pStyle w:val="TF-REFERNCIASITEM"/>
      </w:pPr>
      <w:r>
        <w:t xml:space="preserve">SILVA R. W. C., PAULA B. L. Causa do aquecimento global: antropogênica versus natural. </w:t>
      </w:r>
      <w:r w:rsidRPr="00B11F3B">
        <w:rPr>
          <w:b/>
          <w:bCs/>
        </w:rPr>
        <w:t>Terræ Didatica</w:t>
      </w:r>
      <w:r>
        <w:t xml:space="preserve">, São Paulo, v. 5 n. 1, p.42-49, </w:t>
      </w:r>
      <w:r w:rsidR="00042B58">
        <w:t>jul</w:t>
      </w:r>
      <w:r>
        <w:t>. 2009.</w:t>
      </w:r>
    </w:p>
    <w:p w14:paraId="237A4828" w14:textId="252EF07D" w:rsidR="00BF2DBB" w:rsidRDefault="00BF2DBB" w:rsidP="00F33CCC">
      <w:pPr>
        <w:pStyle w:val="TF-REFERNCIASITEM"/>
      </w:pPr>
      <w:r w:rsidRPr="005D250B">
        <w:t xml:space="preserve">SKELETON BUSINESS. </w:t>
      </w:r>
      <w:r w:rsidRPr="005D250B">
        <w:rPr>
          <w:b/>
          <w:bCs/>
        </w:rPr>
        <w:t>Vignettes</w:t>
      </w:r>
      <w:r w:rsidRPr="005D250B">
        <w:t>. 201</w:t>
      </w:r>
      <w:r>
        <w:t>7</w:t>
      </w:r>
      <w:r w:rsidRPr="005D250B">
        <w:t xml:space="preserve">. Disponível em: </w:t>
      </w:r>
      <w:r w:rsidRPr="004647FE">
        <w:t>https://vignettesga.me/</w:t>
      </w:r>
      <w:r w:rsidRPr="005D250B">
        <w:t>. Acesso em: 18 set. 2022.</w:t>
      </w:r>
    </w:p>
    <w:p w14:paraId="1A0AA1A2" w14:textId="6F951A7A" w:rsidR="00BE2003" w:rsidRDefault="00BE2003" w:rsidP="00F33CCC">
      <w:pPr>
        <w:pStyle w:val="TF-REFERNCIASITEM"/>
      </w:pPr>
      <w:r>
        <w:t xml:space="preserve">SUGANUMA, Elisa. </w:t>
      </w:r>
      <w:r w:rsidRPr="0051267E">
        <w:rPr>
          <w:b/>
          <w:bCs/>
        </w:rPr>
        <w:t>Percepção da ilusão de Müller-Lyer em macaco-prego (Cebus spp.)</w:t>
      </w:r>
      <w:r>
        <w:t>. 2006. 111 f. Dissertação (Mestrado em Ciências da Saúde) - Universidade de Brasília, Brasília.</w:t>
      </w:r>
    </w:p>
    <w:p w14:paraId="3F11F5FF" w14:textId="4C781A77" w:rsidR="000A091D" w:rsidRPr="00561B33" w:rsidRDefault="000A091D" w:rsidP="00F33CCC">
      <w:pPr>
        <w:pStyle w:val="TF-REFERNCIASITEM"/>
        <w:rPr>
          <w:lang w:val="en-US"/>
          <w:rPrChange w:id="222" w:author="Dalton Solano dos Reis" w:date="2023-06-26T17:15:00Z">
            <w:rPr/>
          </w:rPrChange>
        </w:rPr>
      </w:pPr>
      <w:r w:rsidRPr="00561B33">
        <w:rPr>
          <w:lang w:val="en-US"/>
          <w:rPrChange w:id="223" w:author="Dalton Solano dos Reis" w:date="2023-06-26T17:15:00Z">
            <w:rPr/>
          </w:rPrChange>
        </w:rPr>
        <w:t xml:space="preserve">TAO, G. </w:t>
      </w:r>
      <w:r w:rsidRPr="00554EC6">
        <w:rPr>
          <w:i/>
          <w:iCs/>
          <w:lang w:val="en-US"/>
          <w:rPrChange w:id="224" w:author="Dalton Solano dos Reis" w:date="2023-06-26T19:16:00Z">
            <w:rPr/>
          </w:rPrChange>
        </w:rPr>
        <w:t>et al</w:t>
      </w:r>
      <w:r w:rsidRPr="00561B33">
        <w:rPr>
          <w:lang w:val="en-US"/>
          <w:rPrChange w:id="225" w:author="Dalton Solano dos Reis" w:date="2023-06-26T17:15:00Z">
            <w:rPr/>
          </w:rPrChange>
        </w:rPr>
        <w:t xml:space="preserve">. Immersive virtual reality health games: a narrative review of game design. </w:t>
      </w:r>
      <w:r w:rsidRPr="00561B33">
        <w:rPr>
          <w:b/>
          <w:bCs/>
          <w:lang w:val="en-US"/>
          <w:rPrChange w:id="226" w:author="Dalton Solano dos Reis" w:date="2023-06-26T17:15:00Z">
            <w:rPr>
              <w:b/>
              <w:bCs/>
            </w:rPr>
          </w:rPrChange>
        </w:rPr>
        <w:t>Journal of NeuroEngineering and Rehabilitation</w:t>
      </w:r>
      <w:r w:rsidRPr="00561B33">
        <w:rPr>
          <w:lang w:val="en-US"/>
          <w:rPrChange w:id="227" w:author="Dalton Solano dos Reis" w:date="2023-06-26T17:15:00Z">
            <w:rPr/>
          </w:rPrChange>
        </w:rPr>
        <w:t>, v.</w:t>
      </w:r>
      <w:r w:rsidR="006D042D" w:rsidRPr="00561B33">
        <w:rPr>
          <w:lang w:val="en-US"/>
          <w:rPrChange w:id="228" w:author="Dalton Solano dos Reis" w:date="2023-06-26T17:15:00Z">
            <w:rPr/>
          </w:rPrChange>
        </w:rPr>
        <w:t xml:space="preserve"> </w:t>
      </w:r>
      <w:r w:rsidRPr="00561B33">
        <w:rPr>
          <w:lang w:val="en-US"/>
          <w:rPrChange w:id="229" w:author="Dalton Solano dos Reis" w:date="2023-06-26T17:15:00Z">
            <w:rPr/>
          </w:rPrChange>
        </w:rPr>
        <w:t>18, n.</w:t>
      </w:r>
      <w:r w:rsidR="005F1FEA" w:rsidRPr="00561B33">
        <w:rPr>
          <w:lang w:val="en-US"/>
          <w:rPrChange w:id="230" w:author="Dalton Solano dos Reis" w:date="2023-06-26T17:15:00Z">
            <w:rPr/>
          </w:rPrChange>
        </w:rPr>
        <w:t xml:space="preserve"> </w:t>
      </w:r>
      <w:r w:rsidRPr="00561B33">
        <w:rPr>
          <w:lang w:val="en-US"/>
          <w:rPrChange w:id="231" w:author="Dalton Solano dos Reis" w:date="2023-06-26T17:15:00Z">
            <w:rPr/>
          </w:rPrChange>
        </w:rPr>
        <w:t xml:space="preserve">31, p.1-21, </w:t>
      </w:r>
      <w:r w:rsidR="00360FFA" w:rsidRPr="00561B33">
        <w:rPr>
          <w:lang w:val="en-US"/>
          <w:rPrChange w:id="232" w:author="Dalton Solano dos Reis" w:date="2023-06-26T17:15:00Z">
            <w:rPr/>
          </w:rPrChange>
        </w:rPr>
        <w:t xml:space="preserve">fev. </w:t>
      </w:r>
      <w:r w:rsidRPr="00561B33">
        <w:rPr>
          <w:lang w:val="en-US"/>
          <w:rPrChange w:id="233" w:author="Dalton Solano dos Reis" w:date="2023-06-26T17:15:00Z">
            <w:rPr/>
          </w:rPrChange>
        </w:rPr>
        <w:t>2021.</w:t>
      </w:r>
    </w:p>
    <w:p w14:paraId="7A20EDC1" w14:textId="1B4E1388" w:rsidR="00F33CCC" w:rsidRDefault="00F33CCC" w:rsidP="00F33CCC">
      <w:pPr>
        <w:pStyle w:val="TF-REFERNCIASITEM"/>
      </w:pPr>
      <w:r w:rsidRPr="00561B33">
        <w:rPr>
          <w:lang w:val="en-US"/>
          <w:rPrChange w:id="234" w:author="Dalton Solano dos Reis" w:date="2023-06-26T17:15:00Z">
            <w:rPr/>
          </w:rPrChange>
        </w:rPr>
        <w:t xml:space="preserve">UNITY TECHNOLOGIES, </w:t>
      </w:r>
      <w:r w:rsidRPr="00561B33">
        <w:rPr>
          <w:b/>
          <w:bCs/>
          <w:lang w:val="en-US"/>
          <w:rPrChange w:id="235" w:author="Dalton Solano dos Reis" w:date="2023-06-26T17:15:00Z">
            <w:rPr>
              <w:b/>
              <w:bCs/>
            </w:rPr>
          </w:rPrChange>
        </w:rPr>
        <w:t>Introduction to Timeline</w:t>
      </w:r>
      <w:r w:rsidRPr="00561B33">
        <w:rPr>
          <w:lang w:val="en-US"/>
          <w:rPrChange w:id="236" w:author="Dalton Solano dos Reis" w:date="2023-06-26T17:15:00Z">
            <w:rPr/>
          </w:rPrChange>
        </w:rPr>
        <w:t xml:space="preserve">, 2020a. </w:t>
      </w:r>
      <w:r>
        <w:t xml:space="preserve">Disponível em: </w:t>
      </w:r>
      <w:r w:rsidRPr="001B0EA9">
        <w:t>https://learn.unity.com/tutorial/introduction-to-timeline-2019</w:t>
      </w:r>
      <w:r>
        <w:t>. Acesso em: 24 jun. 2023</w:t>
      </w:r>
      <w:r w:rsidR="00252323">
        <w:t>.</w:t>
      </w:r>
    </w:p>
    <w:p w14:paraId="4BFAD84A" w14:textId="2BEF6DA5" w:rsidR="001B0EA9" w:rsidRDefault="006F411C" w:rsidP="00F33CCC">
      <w:pPr>
        <w:pStyle w:val="TF-REFERNCIASITEM"/>
      </w:pPr>
      <w:r>
        <w:t>UNITY</w:t>
      </w:r>
      <w:r w:rsidR="009F652E">
        <w:t xml:space="preserve"> </w:t>
      </w:r>
      <w:r w:rsidR="003F0AD0">
        <w:t>TECHNOLOGIES</w:t>
      </w:r>
      <w:r>
        <w:t>.</w:t>
      </w:r>
      <w:r w:rsidR="00101FFF">
        <w:t xml:space="preserve"> </w:t>
      </w:r>
      <w:r w:rsidR="00101FFF">
        <w:rPr>
          <w:b/>
          <w:bCs/>
        </w:rPr>
        <w:t>Overview of Cinemachine</w:t>
      </w:r>
      <w:r w:rsidR="009E7429">
        <w:t>,</w:t>
      </w:r>
      <w:r>
        <w:t xml:space="preserve"> 202</w:t>
      </w:r>
      <w:r w:rsidR="00101FFF">
        <w:t>0</w:t>
      </w:r>
      <w:r w:rsidR="00F33CCC">
        <w:t>b</w:t>
      </w:r>
      <w:r>
        <w:t xml:space="preserve">. Disponível em: </w:t>
      </w:r>
      <w:r w:rsidR="00101FFF" w:rsidRPr="00101FFF">
        <w:t>https://learn.unity.com/tutorial/overview-of-cinemachine</w:t>
      </w:r>
      <w:r>
        <w:t>. Acesso em: 24 jun. 2023</w:t>
      </w:r>
      <w:r w:rsidR="00252323">
        <w:t>.</w:t>
      </w:r>
    </w:p>
    <w:p w14:paraId="310382B6" w14:textId="1D5011EA" w:rsidR="00BB2691" w:rsidRDefault="00BB2691">
      <w:pPr>
        <w:pStyle w:val="TF-REFERNCIASITEM"/>
      </w:pPr>
      <w:commentRangeStart w:id="237"/>
      <w:r w:rsidRPr="00561B33">
        <w:rPr>
          <w:lang w:val="en-US"/>
          <w:rPrChange w:id="238" w:author="Dalton Solano dos Reis" w:date="2023-06-26T17:15:00Z">
            <w:rPr/>
          </w:rPrChange>
        </w:rPr>
        <w:t xml:space="preserve">UNITY </w:t>
      </w:r>
      <w:commentRangeEnd w:id="237"/>
      <w:r w:rsidR="00554EC6">
        <w:rPr>
          <w:rStyle w:val="Refdecomentrio"/>
        </w:rPr>
        <w:commentReference w:id="237"/>
      </w:r>
      <w:r w:rsidRPr="00561B33">
        <w:rPr>
          <w:lang w:val="en-US"/>
          <w:rPrChange w:id="239" w:author="Dalton Solano dos Reis" w:date="2023-06-26T17:15:00Z">
            <w:rPr/>
          </w:rPrChange>
        </w:rPr>
        <w:t xml:space="preserve">TECHNOLOGIES, </w:t>
      </w:r>
      <w:r w:rsidRPr="00561B33">
        <w:rPr>
          <w:b/>
          <w:bCs/>
          <w:lang w:val="en-US"/>
          <w:rPrChange w:id="240" w:author="Dalton Solano dos Reis" w:date="2023-06-26T17:15:00Z">
            <w:rPr>
              <w:b/>
              <w:bCs/>
            </w:rPr>
          </w:rPrChange>
        </w:rPr>
        <w:t>Working with NavMesh Agents</w:t>
      </w:r>
      <w:r w:rsidRPr="00561B33">
        <w:rPr>
          <w:lang w:val="en-US"/>
          <w:rPrChange w:id="241" w:author="Dalton Solano dos Reis" w:date="2023-06-26T17:15:00Z">
            <w:rPr/>
          </w:rPrChange>
        </w:rPr>
        <w:t xml:space="preserve">, 2021. </w:t>
      </w:r>
      <w:r>
        <w:t xml:space="preserve">Disponível em: </w:t>
      </w:r>
      <w:r w:rsidRPr="00BB2691">
        <w:t>https://learn.unity.com/tutorial/working-with-navmesh-agents</w:t>
      </w:r>
      <w:r>
        <w:t>. Acesso em: 24 jun. 2023</w:t>
      </w:r>
      <w:r w:rsidR="00252323">
        <w:t>.</w:t>
      </w:r>
    </w:p>
    <w:p w14:paraId="7F819110" w14:textId="25F54151" w:rsidR="00A014C7" w:rsidRDefault="00A014C7">
      <w:pPr>
        <w:pStyle w:val="TF-REFERNCIASITEM"/>
      </w:pPr>
      <w:r>
        <w:t xml:space="preserve">UNITY TECHNOLOGIES, </w:t>
      </w:r>
      <w:r w:rsidRPr="00A014C7">
        <w:rPr>
          <w:b/>
          <w:bCs/>
        </w:rPr>
        <w:t>XR Interaction</w:t>
      </w:r>
      <w:r>
        <w:t xml:space="preserve"> </w:t>
      </w:r>
      <w:r w:rsidRPr="00A014C7">
        <w:rPr>
          <w:b/>
          <w:bCs/>
        </w:rPr>
        <w:t>Toolkit</w:t>
      </w:r>
      <w:r>
        <w:t>, 2023</w:t>
      </w:r>
      <w:r w:rsidR="00C60767">
        <w:t>. Disponível em:</w:t>
      </w:r>
      <w:r>
        <w:t xml:space="preserve"> </w:t>
      </w:r>
      <w:r w:rsidRPr="00A014C7">
        <w:t>https://docs.unity3d.com/Packages/com.unity.xr.interaction.toolkit@2.3/manual/index.html</w:t>
      </w:r>
      <w:r w:rsidR="00C60767">
        <w:t>. Acesso em: 24 jun. 2023.</w:t>
      </w:r>
    </w:p>
    <w:p w14:paraId="5349EBEF" w14:textId="3F332F43" w:rsidR="00A062E3" w:rsidRDefault="00A062E3">
      <w:pPr>
        <w:pStyle w:val="TF-REFERNCIASITEM"/>
      </w:pPr>
      <w:r w:rsidRPr="00951320">
        <w:t xml:space="preserve">USTWO GAMES. </w:t>
      </w:r>
      <w:r w:rsidRPr="00951320">
        <w:rPr>
          <w:b/>
          <w:bCs/>
        </w:rPr>
        <w:t>Monument Valley</w:t>
      </w:r>
      <w:r w:rsidRPr="00951320">
        <w:t xml:space="preserve">. </w:t>
      </w:r>
      <w:r w:rsidRPr="00DE6DC2">
        <w:t>2014. Disponível em: https://www.monumentvalleygame.com/</w:t>
      </w:r>
      <w:r>
        <w:t>. Acesso em: 28 set. 2022.</w:t>
      </w:r>
    </w:p>
    <w:p w14:paraId="1A1691DF" w14:textId="21E973B6" w:rsidR="00F255FC" w:rsidRDefault="00F255FC">
      <w:pPr>
        <w:pStyle w:val="TF-TTULOAPNDICE"/>
      </w:pPr>
      <w:bookmarkStart w:id="242" w:name="_Toc96491869"/>
      <w:bookmarkStart w:id="243" w:name="_Toc511928442"/>
      <w:r>
        <w:lastRenderedPageBreak/>
        <w:t xml:space="preserve">APÊNDICE A – </w:t>
      </w:r>
      <w:bookmarkEnd w:id="185"/>
      <w:bookmarkEnd w:id="242"/>
      <w:bookmarkEnd w:id="243"/>
      <w:r w:rsidR="008C3AB1">
        <w:t>formulário de avaliação</w:t>
      </w:r>
    </w:p>
    <w:p w14:paraId="2669F3F9" w14:textId="0FBA2967" w:rsidR="004673CE" w:rsidRDefault="008C3AB1" w:rsidP="001B2F1E">
      <w:pPr>
        <w:pStyle w:val="TF-TEXTO"/>
      </w:pPr>
      <w:r>
        <w:t>Nesse apêndice é apresentado o formulário de avaliação utilizado durante os testes com usuários realizados após o desenvolvimento do jogo.</w:t>
      </w:r>
      <w:r w:rsidR="00472A09">
        <w:t xml:space="preserve"> O formulário é apenas um, mas devido ao seu tamanho, foi dividido na </w:t>
      </w:r>
      <w:r w:rsidR="00F01168">
        <w:fldChar w:fldCharType="begin"/>
      </w:r>
      <w:r w:rsidR="00F01168">
        <w:instrText xml:space="preserve"> REF _Ref138585276 \h </w:instrText>
      </w:r>
      <w:r w:rsidR="00F01168">
        <w:fldChar w:fldCharType="separate"/>
      </w:r>
      <w:r w:rsidR="00422DB9">
        <w:t xml:space="preserve">Figura </w:t>
      </w:r>
      <w:r w:rsidR="00422DB9">
        <w:rPr>
          <w:noProof/>
        </w:rPr>
        <w:t>17</w:t>
      </w:r>
      <w:r w:rsidR="00F01168">
        <w:fldChar w:fldCharType="end"/>
      </w:r>
      <w:r w:rsidR="00472A09">
        <w:t xml:space="preserve"> e na </w:t>
      </w:r>
      <w:r w:rsidR="00F01168">
        <w:fldChar w:fldCharType="begin"/>
      </w:r>
      <w:r w:rsidR="00F01168">
        <w:instrText xml:space="preserve"> REF _Ref138585287 \h </w:instrText>
      </w:r>
      <w:r w:rsidR="00F01168">
        <w:fldChar w:fldCharType="separate"/>
      </w:r>
      <w:r w:rsidR="00422DB9">
        <w:t xml:space="preserve">Figura </w:t>
      </w:r>
      <w:r w:rsidR="00422DB9">
        <w:rPr>
          <w:noProof/>
        </w:rPr>
        <w:t>18</w:t>
      </w:r>
      <w:r w:rsidR="00F01168">
        <w:fldChar w:fldCharType="end"/>
      </w:r>
      <w:r w:rsidR="00472A09">
        <w:t>.</w:t>
      </w:r>
    </w:p>
    <w:p w14:paraId="0B2637E0" w14:textId="342FAB36" w:rsidR="004D2EC4" w:rsidRDefault="004D2EC4" w:rsidP="004D2EC4">
      <w:pPr>
        <w:pStyle w:val="TF-LEGENDA"/>
      </w:pPr>
      <w:bookmarkStart w:id="244" w:name="_Ref138585276"/>
      <w:r>
        <w:t xml:space="preserve">Figura </w:t>
      </w:r>
      <w:fldSimple w:instr=" SEQ Figura \* ARABIC ">
        <w:r w:rsidR="00422DB9">
          <w:rPr>
            <w:noProof/>
          </w:rPr>
          <w:t>17</w:t>
        </w:r>
      </w:fldSimple>
      <w:bookmarkEnd w:id="244"/>
      <w:r>
        <w:t xml:space="preserve"> - Perguntas iniciais do formulário</w:t>
      </w:r>
    </w:p>
    <w:p w14:paraId="27B418F5" w14:textId="394EFA48" w:rsidR="004D2EC4" w:rsidRDefault="004D2EC4" w:rsidP="004D2EC4">
      <w:pPr>
        <w:pStyle w:val="TF-FIGURA"/>
      </w:pPr>
      <w:r w:rsidRPr="00DC28A7">
        <w:rPr>
          <w:noProof/>
        </w:rPr>
        <w:drawing>
          <wp:inline distT="0" distB="0" distL="0" distR="0" wp14:anchorId="25E46E5B" wp14:editId="0DC42FA1">
            <wp:extent cx="5022077" cy="6770608"/>
            <wp:effectExtent l="19050" t="19050" r="26670" b="11430"/>
            <wp:docPr id="18735763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630" name="Imagem 1" descr="Interface gráfica do usuário, Texto, Aplicativo, Email&#10;&#10;Descrição gerada automaticamente"/>
                    <pic:cNvPicPr/>
                  </pic:nvPicPr>
                  <pic:blipFill>
                    <a:blip r:embed="rId38"/>
                    <a:stretch>
                      <a:fillRect/>
                    </a:stretch>
                  </pic:blipFill>
                  <pic:spPr>
                    <a:xfrm>
                      <a:off x="0" y="0"/>
                      <a:ext cx="5030546" cy="6782025"/>
                    </a:xfrm>
                    <a:prstGeom prst="rect">
                      <a:avLst/>
                    </a:prstGeom>
                    <a:ln w="6350">
                      <a:solidFill>
                        <a:srgbClr val="000000"/>
                      </a:solidFill>
                      <a:miter lim="800000"/>
                    </a:ln>
                  </pic:spPr>
                </pic:pic>
              </a:graphicData>
            </a:graphic>
          </wp:inline>
        </w:drawing>
      </w:r>
    </w:p>
    <w:p w14:paraId="2C1106E0" w14:textId="18F07718" w:rsidR="004D2EC4" w:rsidRDefault="004D2EC4" w:rsidP="004D2EC4">
      <w:pPr>
        <w:pStyle w:val="TF-FONTE"/>
      </w:pPr>
      <w:r>
        <w:t>Fonte: elaborado pelo autor</w:t>
      </w:r>
    </w:p>
    <w:p w14:paraId="533A26A7" w14:textId="6C7BAFFB" w:rsidR="00D60AD3" w:rsidRPr="00D60AD3" w:rsidRDefault="00D60AD3" w:rsidP="00D60AD3">
      <w:pPr>
        <w:pStyle w:val="TF-LEGENDA"/>
      </w:pPr>
      <w:bookmarkStart w:id="245" w:name="_Ref138585287"/>
      <w:r>
        <w:lastRenderedPageBreak/>
        <w:t xml:space="preserve">Figura </w:t>
      </w:r>
      <w:fldSimple w:instr=" SEQ Figura \* ARABIC ">
        <w:r w:rsidR="00422DB9">
          <w:rPr>
            <w:noProof/>
          </w:rPr>
          <w:t>18</w:t>
        </w:r>
      </w:fldSimple>
      <w:bookmarkEnd w:id="245"/>
      <w:r>
        <w:t xml:space="preserve"> - Perguntas finais do formulário</w:t>
      </w:r>
    </w:p>
    <w:p w14:paraId="52346CB8" w14:textId="0E2AA106" w:rsidR="004D2EC4" w:rsidRDefault="004D2EC4" w:rsidP="004D2EC4">
      <w:pPr>
        <w:pStyle w:val="TF-FIGURA"/>
      </w:pPr>
      <w:r w:rsidRPr="00DC28A7">
        <w:rPr>
          <w:noProof/>
        </w:rPr>
        <w:drawing>
          <wp:inline distT="0" distB="0" distL="0" distR="0" wp14:anchorId="147021D3" wp14:editId="7C2F6DB4">
            <wp:extent cx="4902807" cy="7762133"/>
            <wp:effectExtent l="19050" t="19050" r="12700" b="10795"/>
            <wp:docPr id="38544053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532" name="Imagem 1" descr="Interface gráfica do usuário, Texto, Aplicativo&#10;&#10;Descrição gerada automaticamente"/>
                    <pic:cNvPicPr/>
                  </pic:nvPicPr>
                  <pic:blipFill>
                    <a:blip r:embed="rId39"/>
                    <a:stretch>
                      <a:fillRect/>
                    </a:stretch>
                  </pic:blipFill>
                  <pic:spPr>
                    <a:xfrm>
                      <a:off x="0" y="0"/>
                      <a:ext cx="4917493" cy="7785384"/>
                    </a:xfrm>
                    <a:prstGeom prst="rect">
                      <a:avLst/>
                    </a:prstGeom>
                    <a:ln w="6350">
                      <a:solidFill>
                        <a:srgbClr val="000000"/>
                      </a:solidFill>
                      <a:miter lim="800000"/>
                    </a:ln>
                  </pic:spPr>
                </pic:pic>
              </a:graphicData>
            </a:graphic>
          </wp:inline>
        </w:drawing>
      </w:r>
    </w:p>
    <w:p w14:paraId="16181CCA" w14:textId="52B6311E" w:rsidR="005862B6" w:rsidRDefault="00765400" w:rsidP="006860E4">
      <w:pPr>
        <w:pStyle w:val="TF-FONTE"/>
      </w:pPr>
      <w:r>
        <w:t>Fonte: elaborado pelo autor</w:t>
      </w:r>
    </w:p>
    <w:sectPr w:rsidR="005862B6" w:rsidSect="004F628A">
      <w:footerReference w:type="default" r:id="rId40"/>
      <w:footerReference w:type="first" r:id="rId41"/>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lton Solano dos Reis" w:date="2023-06-26T17:17:00Z" w:initials="DS">
    <w:p w14:paraId="0EF94E23" w14:textId="77777777" w:rsidR="00561B33" w:rsidRDefault="00561B33" w:rsidP="0072348E">
      <w:r>
        <w:rPr>
          <w:rStyle w:val="Refdecomentrio"/>
        </w:rPr>
        <w:annotationRef/>
      </w:r>
      <w:r>
        <w:rPr>
          <w:color w:val="000000"/>
          <w:sz w:val="20"/>
          <w:szCs w:val="20"/>
        </w:rPr>
        <w:t>Senão foi pedido para colocar pelo Maurício penso que podes retirar … Pois Realidade Virtual já é uma área da Ciência da Computação.</w:t>
      </w:r>
    </w:p>
  </w:comment>
  <w:comment w:id="11" w:author="Dalton Solano dos Reis" w:date="2023-06-26T17:18:00Z" w:initials="DS">
    <w:p w14:paraId="0120D0EA" w14:textId="77777777" w:rsidR="00561B33" w:rsidRDefault="00561B33" w:rsidP="00B03D0F">
      <w:r>
        <w:rPr>
          <w:rStyle w:val="Refdecomentrio"/>
        </w:rPr>
        <w:annotationRef/>
      </w:r>
      <w:r>
        <w:rPr>
          <w:color w:val="000000"/>
          <w:sz w:val="20"/>
          <w:szCs w:val="20"/>
        </w:rPr>
        <w:t>Maiúsculo.</w:t>
      </w:r>
    </w:p>
  </w:comment>
  <w:comment w:id="29" w:author="Dalton Solano dos Reis" w:date="2023-06-26T17:23:00Z" w:initials="DS">
    <w:p w14:paraId="79AF698E" w14:textId="77777777" w:rsidR="00561B33" w:rsidRDefault="00561B33" w:rsidP="002963F0">
      <w:r>
        <w:rPr>
          <w:rStyle w:val="Refdecomentrio"/>
        </w:rPr>
        <w:annotationRef/>
      </w:r>
      <w:r>
        <w:rPr>
          <w:color w:val="000000"/>
          <w:sz w:val="20"/>
          <w:szCs w:val="20"/>
        </w:rPr>
        <w:t>E os objetivos específicos?</w:t>
      </w:r>
    </w:p>
  </w:comment>
  <w:comment w:id="65" w:author="Dalton Solano dos Reis" w:date="2023-06-26T17:33:00Z" w:initials="DS">
    <w:p w14:paraId="105C1118" w14:textId="77777777" w:rsidR="0091684C" w:rsidRDefault="0091684C" w:rsidP="007E401C">
      <w:r>
        <w:rPr>
          <w:rStyle w:val="Refdecomentrio"/>
        </w:rPr>
        <w:annotationRef/>
      </w:r>
      <w:r>
        <w:rPr>
          <w:color w:val="000000"/>
          <w:sz w:val="20"/>
          <w:szCs w:val="20"/>
        </w:rPr>
        <w:t>Evitar subseção com menos de 3 parágrafos.</w:t>
      </w:r>
    </w:p>
  </w:comment>
  <w:comment w:id="66" w:author="Dalton Solano dos Reis" w:date="2023-06-26T17:32:00Z" w:initials="DS">
    <w:p w14:paraId="21829C83" w14:textId="01858306" w:rsidR="0091684C" w:rsidRDefault="0091684C" w:rsidP="00D518CB">
      <w:r>
        <w:rPr>
          <w:rStyle w:val="Refdecomentrio"/>
        </w:rPr>
        <w:annotationRef/>
      </w:r>
      <w:r>
        <w:rPr>
          <w:sz w:val="20"/>
          <w:szCs w:val="20"/>
        </w:rPr>
        <w:t>Evitar parágrafos com menos de 2 frases.</w:t>
      </w:r>
    </w:p>
  </w:comment>
  <w:comment w:id="67" w:author="Dalton Solano dos Reis" w:date="2023-06-26T17:34:00Z" w:initials="DS">
    <w:p w14:paraId="2FB58546" w14:textId="77777777" w:rsidR="0091684C" w:rsidRDefault="0091684C" w:rsidP="00BE3648">
      <w:r>
        <w:rPr>
          <w:rStyle w:val="Refdecomentrio"/>
        </w:rPr>
        <w:annotationRef/>
      </w:r>
      <w:r>
        <w:rPr>
          <w:color w:val="000000"/>
          <w:sz w:val="20"/>
          <w:szCs w:val="20"/>
        </w:rPr>
        <w:t>Arrumar.</w:t>
      </w:r>
    </w:p>
  </w:comment>
  <w:comment w:id="74" w:author="Dalton Solano dos Reis" w:date="2023-06-26T17:38:00Z" w:initials="DS">
    <w:p w14:paraId="2DD51733" w14:textId="77777777" w:rsidR="00C34D67" w:rsidRDefault="00C34D67" w:rsidP="00A15B84">
      <w:r>
        <w:rPr>
          <w:rStyle w:val="Refdecomentrio"/>
        </w:rPr>
        <w:annotationRef/>
      </w:r>
      <w:r>
        <w:rPr>
          <w:color w:val="000000"/>
          <w:sz w:val="20"/>
          <w:szCs w:val="20"/>
        </w:rPr>
        <w:t>Maiúsculo/minúsculo.</w:t>
      </w:r>
    </w:p>
  </w:comment>
  <w:comment w:id="82" w:author="Dalton Solano dos Reis" w:date="2023-06-26T17:42:00Z" w:initials="DS">
    <w:p w14:paraId="4AAAC6BD" w14:textId="77777777" w:rsidR="00C34D67" w:rsidRDefault="00C34D67" w:rsidP="009E00E8">
      <w:r>
        <w:rPr>
          <w:rStyle w:val="Refdecomentrio"/>
        </w:rPr>
        <w:annotationRef/>
      </w:r>
      <w:r>
        <w:rPr>
          <w:sz w:val="20"/>
          <w:szCs w:val="20"/>
        </w:rPr>
        <w:t>Não separar quadro em quebra de pagina.</w:t>
      </w:r>
    </w:p>
  </w:comment>
  <w:comment w:id="94" w:author="Dalton Solano dos Reis" w:date="2023-06-26T17:47:00Z" w:initials="DS">
    <w:p w14:paraId="7D58FC9D" w14:textId="77777777" w:rsidR="000C08EF" w:rsidRDefault="000C08EF" w:rsidP="00CF1EE5">
      <w:r>
        <w:rPr>
          <w:rStyle w:val="Refdecomentrio"/>
        </w:rPr>
        <w:annotationRef/>
      </w:r>
      <w:r>
        <w:rPr>
          <w:color w:val="000000"/>
          <w:sz w:val="20"/>
          <w:szCs w:val="20"/>
        </w:rPr>
        <w:t>Evitar deixar espaço em branco no final da folha.</w:t>
      </w:r>
    </w:p>
  </w:comment>
  <w:comment w:id="105" w:author="Dalton Solano dos Reis" w:date="2023-06-26T17:50:00Z" w:initials="DS">
    <w:p w14:paraId="06775E7D" w14:textId="77777777" w:rsidR="000C08EF" w:rsidRDefault="000C08EF" w:rsidP="005D283A">
      <w:r>
        <w:rPr>
          <w:rStyle w:val="Refdecomentrio"/>
        </w:rPr>
        <w:annotationRef/>
      </w:r>
      <w:r>
        <w:rPr>
          <w:color w:val="000000"/>
          <w:sz w:val="20"/>
          <w:szCs w:val="20"/>
        </w:rPr>
        <w:t>Colocar a versão.</w:t>
      </w:r>
    </w:p>
  </w:comment>
  <w:comment w:id="106" w:author="Dalton Solano dos Reis" w:date="2023-06-26T17:50:00Z" w:initials="DS">
    <w:p w14:paraId="33E16122" w14:textId="77777777" w:rsidR="000C08EF" w:rsidRDefault="000C08EF" w:rsidP="004C7AD2">
      <w:r>
        <w:rPr>
          <w:rStyle w:val="Refdecomentrio"/>
        </w:rPr>
        <w:annotationRef/>
      </w:r>
      <w:r>
        <w:rPr>
          <w:color w:val="000000"/>
          <w:sz w:val="20"/>
          <w:szCs w:val="20"/>
        </w:rPr>
        <w:t>Colocar a versão.</w:t>
      </w:r>
    </w:p>
  </w:comment>
  <w:comment w:id="152" w:author="Dalton Solano dos Reis" w:date="2023-06-26T19:10:00Z" w:initials="DS">
    <w:p w14:paraId="4A461F9E" w14:textId="77777777" w:rsidR="007B235C" w:rsidRDefault="007B235C" w:rsidP="00994685">
      <w:r>
        <w:rPr>
          <w:rStyle w:val="Refdecomentrio"/>
        </w:rPr>
        <w:annotationRef/>
      </w:r>
      <w:r>
        <w:rPr>
          <w:color w:val="000000"/>
          <w:sz w:val="20"/>
          <w:szCs w:val="20"/>
        </w:rPr>
        <w:t>Não precisa colocar o formulário  no Apêndice. O Quadro 11 já traz as informações do formulário.</w:t>
      </w:r>
    </w:p>
  </w:comment>
  <w:comment w:id="154" w:author="Dalton Solano dos Reis" w:date="2023-06-26T19:05:00Z" w:initials="DS">
    <w:p w14:paraId="26A5B657" w14:textId="5A167EDA" w:rsidR="007B235C" w:rsidRDefault="007B235C" w:rsidP="00F57040">
      <w:r>
        <w:rPr>
          <w:rStyle w:val="Refdecomentrio"/>
        </w:rPr>
        <w:annotationRef/>
      </w:r>
      <w:r>
        <w:rPr>
          <w:color w:val="000000"/>
          <w:sz w:val="20"/>
          <w:szCs w:val="20"/>
        </w:rPr>
        <w:t>O quadro deve ser mencionado no texto.</w:t>
      </w:r>
    </w:p>
  </w:comment>
  <w:comment w:id="218" w:author="Dalton Solano dos Reis" w:date="2023-06-26T19:15:00Z" w:initials="DS">
    <w:p w14:paraId="2CB62F9D" w14:textId="77777777" w:rsidR="007B235C" w:rsidRDefault="007B235C" w:rsidP="003D5A95">
      <w:r>
        <w:rPr>
          <w:rStyle w:val="Refdecomentrio"/>
        </w:rPr>
        <w:annotationRef/>
      </w:r>
      <w:r>
        <w:rPr>
          <w:color w:val="000000"/>
          <w:sz w:val="20"/>
          <w:szCs w:val="20"/>
        </w:rPr>
        <w:t>Ordem alfabética.</w:t>
      </w:r>
    </w:p>
  </w:comment>
  <w:comment w:id="237" w:author="Dalton Solano dos Reis" w:date="2023-06-26T19:17:00Z" w:initials="DS">
    <w:p w14:paraId="619A5072" w14:textId="77777777" w:rsidR="00554EC6" w:rsidRDefault="00554EC6" w:rsidP="00BA732A">
      <w:r>
        <w:rPr>
          <w:rStyle w:val="Refdecomentrio"/>
        </w:rPr>
        <w:annotationRef/>
      </w:r>
      <w:r>
        <w:rPr>
          <w:color w:val="000000"/>
          <w:sz w:val="20"/>
          <w:szCs w:val="20"/>
        </w:rPr>
        <w:t>Não encontrei citada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F94E23" w15:done="0"/>
  <w15:commentEx w15:paraId="0120D0EA" w15:done="0"/>
  <w15:commentEx w15:paraId="79AF698E" w15:done="0"/>
  <w15:commentEx w15:paraId="105C1118" w15:done="0"/>
  <w15:commentEx w15:paraId="21829C83" w15:done="0"/>
  <w15:commentEx w15:paraId="2FB58546" w15:done="0"/>
  <w15:commentEx w15:paraId="2DD51733" w15:done="0"/>
  <w15:commentEx w15:paraId="4AAAC6BD" w15:done="0"/>
  <w15:commentEx w15:paraId="7D58FC9D" w15:done="0"/>
  <w15:commentEx w15:paraId="06775E7D" w15:done="0"/>
  <w15:commentEx w15:paraId="33E16122" w15:done="0"/>
  <w15:commentEx w15:paraId="4A461F9E" w15:done="0"/>
  <w15:commentEx w15:paraId="26A5B657" w15:done="0"/>
  <w15:commentEx w15:paraId="2CB62F9D" w15:done="0"/>
  <w15:commentEx w15:paraId="619A50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46AD" w16cex:dateUtc="2023-06-26T20:17:00Z"/>
  <w16cex:commentExtensible w16cex:durableId="284446D3" w16cex:dateUtc="2023-06-26T20:18:00Z"/>
  <w16cex:commentExtensible w16cex:durableId="2844482F" w16cex:dateUtc="2023-06-26T20:23:00Z"/>
  <w16cex:commentExtensible w16cex:durableId="28444A71" w16cex:dateUtc="2023-06-26T20:33:00Z"/>
  <w16cex:commentExtensible w16cex:durableId="28444A38" w16cex:dateUtc="2023-06-26T20:32:00Z"/>
  <w16cex:commentExtensible w16cex:durableId="28444AC1" w16cex:dateUtc="2023-06-26T20:34:00Z"/>
  <w16cex:commentExtensible w16cex:durableId="28444B9A" w16cex:dateUtc="2023-06-26T20:38:00Z"/>
  <w16cex:commentExtensible w16cex:durableId="28444C70" w16cex:dateUtc="2023-06-26T20:42:00Z"/>
  <w16cex:commentExtensible w16cex:durableId="28444DA4" w16cex:dateUtc="2023-06-26T20:47:00Z"/>
  <w16cex:commentExtensible w16cex:durableId="28444E69" w16cex:dateUtc="2023-06-26T20:50:00Z"/>
  <w16cex:commentExtensible w16cex:durableId="28444E71" w16cex:dateUtc="2023-06-26T20:50:00Z"/>
  <w16cex:commentExtensible w16cex:durableId="28446124" w16cex:dateUtc="2023-06-26T22:10:00Z"/>
  <w16cex:commentExtensible w16cex:durableId="28446009" w16cex:dateUtc="2023-06-26T22:05:00Z"/>
  <w16cex:commentExtensible w16cex:durableId="2844624C" w16cex:dateUtc="2023-06-26T22:15:00Z"/>
  <w16cex:commentExtensible w16cex:durableId="284462C7" w16cex:dateUtc="2023-06-26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F94E23" w16cid:durableId="284446AD"/>
  <w16cid:commentId w16cid:paraId="0120D0EA" w16cid:durableId="284446D3"/>
  <w16cid:commentId w16cid:paraId="79AF698E" w16cid:durableId="2844482F"/>
  <w16cid:commentId w16cid:paraId="105C1118" w16cid:durableId="28444A71"/>
  <w16cid:commentId w16cid:paraId="21829C83" w16cid:durableId="28444A38"/>
  <w16cid:commentId w16cid:paraId="2FB58546" w16cid:durableId="28444AC1"/>
  <w16cid:commentId w16cid:paraId="2DD51733" w16cid:durableId="28444B9A"/>
  <w16cid:commentId w16cid:paraId="4AAAC6BD" w16cid:durableId="28444C70"/>
  <w16cid:commentId w16cid:paraId="7D58FC9D" w16cid:durableId="28444DA4"/>
  <w16cid:commentId w16cid:paraId="06775E7D" w16cid:durableId="28444E69"/>
  <w16cid:commentId w16cid:paraId="33E16122" w16cid:durableId="28444E71"/>
  <w16cid:commentId w16cid:paraId="4A461F9E" w16cid:durableId="28446124"/>
  <w16cid:commentId w16cid:paraId="26A5B657" w16cid:durableId="28446009"/>
  <w16cid:commentId w16cid:paraId="2CB62F9D" w16cid:durableId="2844624C"/>
  <w16cid:commentId w16cid:paraId="619A5072" w16cid:durableId="28446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16B3" w14:textId="77777777" w:rsidR="00231C7D" w:rsidRDefault="00231C7D">
      <w:r>
        <w:separator/>
      </w:r>
    </w:p>
    <w:p w14:paraId="11EA9451" w14:textId="77777777" w:rsidR="00231C7D" w:rsidRDefault="00231C7D"/>
  </w:endnote>
  <w:endnote w:type="continuationSeparator" w:id="0">
    <w:p w14:paraId="50121A17" w14:textId="77777777" w:rsidR="00231C7D" w:rsidRDefault="00231C7D">
      <w:r>
        <w:continuationSeparator/>
      </w:r>
    </w:p>
    <w:p w14:paraId="617FB4E7" w14:textId="77777777" w:rsidR="00231C7D" w:rsidRDefault="00231C7D"/>
  </w:endnote>
  <w:endnote w:type="continuationNotice" w:id="1">
    <w:p w14:paraId="29BE81B1" w14:textId="77777777" w:rsidR="00231C7D" w:rsidRDefault="00231C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7437" w14:textId="77777777" w:rsidR="00231C7D" w:rsidRDefault="00231C7D">
      <w:r>
        <w:separator/>
      </w:r>
    </w:p>
    <w:p w14:paraId="337018AE" w14:textId="77777777" w:rsidR="00231C7D" w:rsidRDefault="00231C7D"/>
  </w:footnote>
  <w:footnote w:type="continuationSeparator" w:id="0">
    <w:p w14:paraId="49CB9009" w14:textId="77777777" w:rsidR="00231C7D" w:rsidRDefault="00231C7D">
      <w:r>
        <w:continuationSeparator/>
      </w:r>
    </w:p>
    <w:p w14:paraId="2161879B" w14:textId="77777777" w:rsidR="00231C7D" w:rsidRDefault="00231C7D"/>
  </w:footnote>
  <w:footnote w:type="continuationNotice" w:id="1">
    <w:p w14:paraId="3F94FB4C" w14:textId="77777777" w:rsidR="00231C7D" w:rsidRDefault="00231C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B8A1B7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08C6EE7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51E04116"/>
    <w:multiLevelType w:val="hybridMultilevel"/>
    <w:tmpl w:val="AC2ECB22"/>
    <w:lvl w:ilvl="0" w:tplc="462EDC8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B5E722F"/>
    <w:multiLevelType w:val="hybridMultilevel"/>
    <w:tmpl w:val="343A19D8"/>
    <w:lvl w:ilvl="0" w:tplc="B8B20402">
      <w:start w:val="1"/>
      <w:numFmt w:val="lowerLetter"/>
      <w:lvlText w:val="%1)"/>
      <w:lvlJc w:val="left"/>
      <w:pPr>
        <w:ind w:left="1437" w:hanging="360"/>
      </w:pPr>
      <w:rPr>
        <w:rFonts w:hint="default"/>
      </w:rPr>
    </w:lvl>
    <w:lvl w:ilvl="1" w:tplc="04160019" w:tentative="1">
      <w:start w:val="1"/>
      <w:numFmt w:val="lowerLetter"/>
      <w:lvlText w:val="%2."/>
      <w:lvlJc w:val="left"/>
      <w:pPr>
        <w:ind w:left="2157" w:hanging="360"/>
      </w:pPr>
    </w:lvl>
    <w:lvl w:ilvl="2" w:tplc="0416001B" w:tentative="1">
      <w:start w:val="1"/>
      <w:numFmt w:val="lowerRoman"/>
      <w:lvlText w:val="%3."/>
      <w:lvlJc w:val="right"/>
      <w:pPr>
        <w:ind w:left="2877" w:hanging="180"/>
      </w:pPr>
    </w:lvl>
    <w:lvl w:ilvl="3" w:tplc="0416000F" w:tentative="1">
      <w:start w:val="1"/>
      <w:numFmt w:val="decimal"/>
      <w:lvlText w:val="%4."/>
      <w:lvlJc w:val="left"/>
      <w:pPr>
        <w:ind w:left="3597" w:hanging="360"/>
      </w:pPr>
    </w:lvl>
    <w:lvl w:ilvl="4" w:tplc="04160019" w:tentative="1">
      <w:start w:val="1"/>
      <w:numFmt w:val="lowerLetter"/>
      <w:lvlText w:val="%5."/>
      <w:lvlJc w:val="left"/>
      <w:pPr>
        <w:ind w:left="4317" w:hanging="360"/>
      </w:pPr>
    </w:lvl>
    <w:lvl w:ilvl="5" w:tplc="0416001B" w:tentative="1">
      <w:start w:val="1"/>
      <w:numFmt w:val="lowerRoman"/>
      <w:lvlText w:val="%6."/>
      <w:lvlJc w:val="right"/>
      <w:pPr>
        <w:ind w:left="5037" w:hanging="180"/>
      </w:pPr>
    </w:lvl>
    <w:lvl w:ilvl="6" w:tplc="0416000F" w:tentative="1">
      <w:start w:val="1"/>
      <w:numFmt w:val="decimal"/>
      <w:lvlText w:val="%7."/>
      <w:lvlJc w:val="left"/>
      <w:pPr>
        <w:ind w:left="5757" w:hanging="360"/>
      </w:pPr>
    </w:lvl>
    <w:lvl w:ilvl="7" w:tplc="04160019" w:tentative="1">
      <w:start w:val="1"/>
      <w:numFmt w:val="lowerLetter"/>
      <w:lvlText w:val="%8."/>
      <w:lvlJc w:val="left"/>
      <w:pPr>
        <w:ind w:left="6477" w:hanging="360"/>
      </w:pPr>
    </w:lvl>
    <w:lvl w:ilvl="8" w:tplc="0416001B" w:tentative="1">
      <w:start w:val="1"/>
      <w:numFmt w:val="lowerRoman"/>
      <w:lvlText w:val="%9."/>
      <w:lvlJc w:val="right"/>
      <w:pPr>
        <w:ind w:left="7197" w:hanging="180"/>
      </w:pPr>
    </w:lvl>
  </w:abstractNum>
  <w:num w:numId="1" w16cid:durableId="1078675477">
    <w:abstractNumId w:val="0"/>
  </w:num>
  <w:num w:numId="2" w16cid:durableId="1403674724">
    <w:abstractNumId w:val="2"/>
  </w:num>
  <w:num w:numId="3" w16cid:durableId="1090928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695249">
    <w:abstractNumId w:val="1"/>
  </w:num>
  <w:num w:numId="5" w16cid:durableId="237640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5034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0351303">
    <w:abstractNumId w:val="2"/>
  </w:num>
  <w:num w:numId="9" w16cid:durableId="1417942334">
    <w:abstractNumId w:val="0"/>
  </w:num>
  <w:num w:numId="10" w16cid:durableId="265578145">
    <w:abstractNumId w:val="0"/>
  </w:num>
  <w:num w:numId="11" w16cid:durableId="1392070576">
    <w:abstractNumId w:val="4"/>
  </w:num>
  <w:num w:numId="12" w16cid:durableId="1495218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2375526">
    <w:abstractNumId w:val="3"/>
  </w:num>
  <w:num w:numId="14" w16cid:durableId="1245725550">
    <w:abstractNumId w:val="5"/>
  </w:num>
  <w:num w:numId="15" w16cid:durableId="5617892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pt-BR" w:vendorID="64" w:dllVersion="0" w:nlCheck="1" w:checkStyle="0"/>
  <w:activeWritingStyle w:appName="MSWord" w:lang="en-US" w:vendorID="64" w:dllVersion="0" w:nlCheck="1" w:checkStyle="0"/>
  <w:proofState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750D"/>
    <w:rsid w:val="00011BB4"/>
    <w:rsid w:val="00012922"/>
    <w:rsid w:val="00014095"/>
    <w:rsid w:val="000153ED"/>
    <w:rsid w:val="0001542C"/>
    <w:rsid w:val="0001575C"/>
    <w:rsid w:val="000202C0"/>
    <w:rsid w:val="000204E7"/>
    <w:rsid w:val="00022333"/>
    <w:rsid w:val="00023CDD"/>
    <w:rsid w:val="00023FA0"/>
    <w:rsid w:val="00024596"/>
    <w:rsid w:val="00024F20"/>
    <w:rsid w:val="0002602F"/>
    <w:rsid w:val="0002688B"/>
    <w:rsid w:val="00026CB7"/>
    <w:rsid w:val="000306C1"/>
    <w:rsid w:val="000309FE"/>
    <w:rsid w:val="00030E4A"/>
    <w:rsid w:val="00031A27"/>
    <w:rsid w:val="00032B20"/>
    <w:rsid w:val="00033039"/>
    <w:rsid w:val="0003584A"/>
    <w:rsid w:val="00035F34"/>
    <w:rsid w:val="00036052"/>
    <w:rsid w:val="000372D1"/>
    <w:rsid w:val="00037CCA"/>
    <w:rsid w:val="00042B58"/>
    <w:rsid w:val="00043944"/>
    <w:rsid w:val="000462E2"/>
    <w:rsid w:val="00053FDD"/>
    <w:rsid w:val="000567AE"/>
    <w:rsid w:val="00056F18"/>
    <w:rsid w:val="00057BAA"/>
    <w:rsid w:val="00060709"/>
    <w:rsid w:val="000608E9"/>
    <w:rsid w:val="00062602"/>
    <w:rsid w:val="00062EE4"/>
    <w:rsid w:val="000632C1"/>
    <w:rsid w:val="000637BB"/>
    <w:rsid w:val="000667DF"/>
    <w:rsid w:val="0007002C"/>
    <w:rsid w:val="00070053"/>
    <w:rsid w:val="000712CF"/>
    <w:rsid w:val="00075792"/>
    <w:rsid w:val="000758B7"/>
    <w:rsid w:val="000767BE"/>
    <w:rsid w:val="00077E4B"/>
    <w:rsid w:val="00090B48"/>
    <w:rsid w:val="00092EDE"/>
    <w:rsid w:val="00094BC1"/>
    <w:rsid w:val="000A091D"/>
    <w:rsid w:val="000A104C"/>
    <w:rsid w:val="000A125D"/>
    <w:rsid w:val="000A2A1C"/>
    <w:rsid w:val="000A3EAB"/>
    <w:rsid w:val="000A4A87"/>
    <w:rsid w:val="000A5458"/>
    <w:rsid w:val="000A6225"/>
    <w:rsid w:val="000A7C35"/>
    <w:rsid w:val="000B1065"/>
    <w:rsid w:val="000B1293"/>
    <w:rsid w:val="000B18B3"/>
    <w:rsid w:val="000B1AA5"/>
    <w:rsid w:val="000B2318"/>
    <w:rsid w:val="000B3868"/>
    <w:rsid w:val="000B74A4"/>
    <w:rsid w:val="000B78CA"/>
    <w:rsid w:val="000B7FA2"/>
    <w:rsid w:val="000C08EF"/>
    <w:rsid w:val="000C1926"/>
    <w:rsid w:val="000C1A18"/>
    <w:rsid w:val="000C383D"/>
    <w:rsid w:val="000C5389"/>
    <w:rsid w:val="000D0425"/>
    <w:rsid w:val="000D34FB"/>
    <w:rsid w:val="000D4FE4"/>
    <w:rsid w:val="000D6228"/>
    <w:rsid w:val="000D6A35"/>
    <w:rsid w:val="000E039E"/>
    <w:rsid w:val="000E1A08"/>
    <w:rsid w:val="000E27F9"/>
    <w:rsid w:val="000E2B1E"/>
    <w:rsid w:val="000E311F"/>
    <w:rsid w:val="000E3A68"/>
    <w:rsid w:val="000E49B5"/>
    <w:rsid w:val="000E5C46"/>
    <w:rsid w:val="000E659F"/>
    <w:rsid w:val="000E6CE0"/>
    <w:rsid w:val="000F0681"/>
    <w:rsid w:val="000F1EDD"/>
    <w:rsid w:val="000F2F2C"/>
    <w:rsid w:val="000F77E3"/>
    <w:rsid w:val="00100AAB"/>
    <w:rsid w:val="00100C48"/>
    <w:rsid w:val="00101FFF"/>
    <w:rsid w:val="00106972"/>
    <w:rsid w:val="00107A95"/>
    <w:rsid w:val="00107B02"/>
    <w:rsid w:val="00111598"/>
    <w:rsid w:val="00113856"/>
    <w:rsid w:val="001148E9"/>
    <w:rsid w:val="00114C11"/>
    <w:rsid w:val="00114CDE"/>
    <w:rsid w:val="00116498"/>
    <w:rsid w:val="001164FE"/>
    <w:rsid w:val="001166F5"/>
    <w:rsid w:val="00120B7A"/>
    <w:rsid w:val="00120DE0"/>
    <w:rsid w:val="00122D14"/>
    <w:rsid w:val="00122EBD"/>
    <w:rsid w:val="00125B8C"/>
    <w:rsid w:val="0012694E"/>
    <w:rsid w:val="00133208"/>
    <w:rsid w:val="00134B67"/>
    <w:rsid w:val="00135B6D"/>
    <w:rsid w:val="001364ED"/>
    <w:rsid w:val="00142E14"/>
    <w:rsid w:val="00153677"/>
    <w:rsid w:val="00153762"/>
    <w:rsid w:val="00153F29"/>
    <w:rsid w:val="00154EA3"/>
    <w:rsid w:val="001554E9"/>
    <w:rsid w:val="001605E6"/>
    <w:rsid w:val="00162BF1"/>
    <w:rsid w:val="00163083"/>
    <w:rsid w:val="001647EC"/>
    <w:rsid w:val="00164F31"/>
    <w:rsid w:val="0016560C"/>
    <w:rsid w:val="001808E5"/>
    <w:rsid w:val="00181CAF"/>
    <w:rsid w:val="00185089"/>
    <w:rsid w:val="00187986"/>
    <w:rsid w:val="00187C64"/>
    <w:rsid w:val="001939C0"/>
    <w:rsid w:val="00195535"/>
    <w:rsid w:val="00197405"/>
    <w:rsid w:val="001A1685"/>
    <w:rsid w:val="001A203D"/>
    <w:rsid w:val="001A360D"/>
    <w:rsid w:val="001A554E"/>
    <w:rsid w:val="001A6292"/>
    <w:rsid w:val="001B072D"/>
    <w:rsid w:val="001B0EA9"/>
    <w:rsid w:val="001B0FC7"/>
    <w:rsid w:val="001B2F1E"/>
    <w:rsid w:val="001B7764"/>
    <w:rsid w:val="001C0413"/>
    <w:rsid w:val="001C11D7"/>
    <w:rsid w:val="001C1F87"/>
    <w:rsid w:val="001C5CAB"/>
    <w:rsid w:val="001C5CBB"/>
    <w:rsid w:val="001D0061"/>
    <w:rsid w:val="001D26FF"/>
    <w:rsid w:val="001D3369"/>
    <w:rsid w:val="001D4AE8"/>
    <w:rsid w:val="001D4CA0"/>
    <w:rsid w:val="001D5057"/>
    <w:rsid w:val="001D5A4D"/>
    <w:rsid w:val="001D7F00"/>
    <w:rsid w:val="001E1BED"/>
    <w:rsid w:val="001E2337"/>
    <w:rsid w:val="001E32E6"/>
    <w:rsid w:val="001F0E9D"/>
    <w:rsid w:val="001F306E"/>
    <w:rsid w:val="001F5136"/>
    <w:rsid w:val="00200CF4"/>
    <w:rsid w:val="00201F80"/>
    <w:rsid w:val="0020265B"/>
    <w:rsid w:val="00202F3F"/>
    <w:rsid w:val="00203D20"/>
    <w:rsid w:val="002058CC"/>
    <w:rsid w:val="00207194"/>
    <w:rsid w:val="0020737C"/>
    <w:rsid w:val="002073CD"/>
    <w:rsid w:val="0021489E"/>
    <w:rsid w:val="00214F7D"/>
    <w:rsid w:val="0021536F"/>
    <w:rsid w:val="0021567D"/>
    <w:rsid w:val="00217053"/>
    <w:rsid w:val="00217299"/>
    <w:rsid w:val="002176F3"/>
    <w:rsid w:val="00217888"/>
    <w:rsid w:val="00224680"/>
    <w:rsid w:val="00224BB2"/>
    <w:rsid w:val="00225883"/>
    <w:rsid w:val="00227A69"/>
    <w:rsid w:val="00227DA2"/>
    <w:rsid w:val="0023016C"/>
    <w:rsid w:val="00231375"/>
    <w:rsid w:val="00231C7D"/>
    <w:rsid w:val="002336BA"/>
    <w:rsid w:val="00235240"/>
    <w:rsid w:val="00236615"/>
    <w:rsid w:val="002368FD"/>
    <w:rsid w:val="00236E8A"/>
    <w:rsid w:val="002440B0"/>
    <w:rsid w:val="00245FA2"/>
    <w:rsid w:val="00246506"/>
    <w:rsid w:val="00252323"/>
    <w:rsid w:val="0025495C"/>
    <w:rsid w:val="00256F17"/>
    <w:rsid w:val="002646AE"/>
    <w:rsid w:val="00267043"/>
    <w:rsid w:val="002675DC"/>
    <w:rsid w:val="002704D5"/>
    <w:rsid w:val="00270B39"/>
    <w:rsid w:val="00271D5F"/>
    <w:rsid w:val="00273FA1"/>
    <w:rsid w:val="00274D76"/>
    <w:rsid w:val="00286160"/>
    <w:rsid w:val="0028617A"/>
    <w:rsid w:val="002879A7"/>
    <w:rsid w:val="00291817"/>
    <w:rsid w:val="0029372D"/>
    <w:rsid w:val="0029608A"/>
    <w:rsid w:val="002A3E33"/>
    <w:rsid w:val="002A5035"/>
    <w:rsid w:val="002B4718"/>
    <w:rsid w:val="002B4C10"/>
    <w:rsid w:val="002B52DB"/>
    <w:rsid w:val="002B5DBF"/>
    <w:rsid w:val="002B7F5C"/>
    <w:rsid w:val="002C015C"/>
    <w:rsid w:val="002D05A9"/>
    <w:rsid w:val="002D1D1C"/>
    <w:rsid w:val="002D1DD6"/>
    <w:rsid w:val="002D265F"/>
    <w:rsid w:val="002D4D02"/>
    <w:rsid w:val="002E0D58"/>
    <w:rsid w:val="002E179E"/>
    <w:rsid w:val="002E40E5"/>
    <w:rsid w:val="002E5226"/>
    <w:rsid w:val="002E580C"/>
    <w:rsid w:val="002E5BDE"/>
    <w:rsid w:val="002E6DD1"/>
    <w:rsid w:val="002E7410"/>
    <w:rsid w:val="002E7DB9"/>
    <w:rsid w:val="002F027E"/>
    <w:rsid w:val="002F0ED4"/>
    <w:rsid w:val="002F1028"/>
    <w:rsid w:val="002F240A"/>
    <w:rsid w:val="002F50FE"/>
    <w:rsid w:val="002F5469"/>
    <w:rsid w:val="002F5C20"/>
    <w:rsid w:val="0030002B"/>
    <w:rsid w:val="00302CAB"/>
    <w:rsid w:val="003059A6"/>
    <w:rsid w:val="00312CEA"/>
    <w:rsid w:val="003264F7"/>
    <w:rsid w:val="00327CB1"/>
    <w:rsid w:val="00330B91"/>
    <w:rsid w:val="00331496"/>
    <w:rsid w:val="00335048"/>
    <w:rsid w:val="003354F9"/>
    <w:rsid w:val="00340724"/>
    <w:rsid w:val="00340B6D"/>
    <w:rsid w:val="0034274F"/>
    <w:rsid w:val="00343056"/>
    <w:rsid w:val="00344540"/>
    <w:rsid w:val="003466AA"/>
    <w:rsid w:val="00347392"/>
    <w:rsid w:val="00347C0A"/>
    <w:rsid w:val="003505EF"/>
    <w:rsid w:val="0035171B"/>
    <w:rsid w:val="00352585"/>
    <w:rsid w:val="00352AEB"/>
    <w:rsid w:val="00353404"/>
    <w:rsid w:val="00355F84"/>
    <w:rsid w:val="00360FFA"/>
    <w:rsid w:val="00362443"/>
    <w:rsid w:val="003654FC"/>
    <w:rsid w:val="003703F7"/>
    <w:rsid w:val="0037115E"/>
    <w:rsid w:val="00373CB6"/>
    <w:rsid w:val="00376890"/>
    <w:rsid w:val="00383087"/>
    <w:rsid w:val="003834DC"/>
    <w:rsid w:val="00383DC9"/>
    <w:rsid w:val="00384FA1"/>
    <w:rsid w:val="00394119"/>
    <w:rsid w:val="00394762"/>
    <w:rsid w:val="00395463"/>
    <w:rsid w:val="003963CC"/>
    <w:rsid w:val="00397087"/>
    <w:rsid w:val="0039781F"/>
    <w:rsid w:val="003A0862"/>
    <w:rsid w:val="003A2B7D"/>
    <w:rsid w:val="003A4A75"/>
    <w:rsid w:val="003B21B3"/>
    <w:rsid w:val="003B63E7"/>
    <w:rsid w:val="003B647A"/>
    <w:rsid w:val="003C386A"/>
    <w:rsid w:val="003C4C7D"/>
    <w:rsid w:val="003C57CD"/>
    <w:rsid w:val="003C6820"/>
    <w:rsid w:val="003C767D"/>
    <w:rsid w:val="003D0C23"/>
    <w:rsid w:val="003D281C"/>
    <w:rsid w:val="003D31FE"/>
    <w:rsid w:val="003D37D8"/>
    <w:rsid w:val="003D70F7"/>
    <w:rsid w:val="003E11C7"/>
    <w:rsid w:val="003E29F2"/>
    <w:rsid w:val="003E30BD"/>
    <w:rsid w:val="003E3734"/>
    <w:rsid w:val="003E3AEC"/>
    <w:rsid w:val="003E4F19"/>
    <w:rsid w:val="003E58B1"/>
    <w:rsid w:val="003F0AD0"/>
    <w:rsid w:val="003F2E2D"/>
    <w:rsid w:val="003F4DBF"/>
    <w:rsid w:val="003F70A3"/>
    <w:rsid w:val="00400077"/>
    <w:rsid w:val="0040349A"/>
    <w:rsid w:val="0040436D"/>
    <w:rsid w:val="00406452"/>
    <w:rsid w:val="00407E4F"/>
    <w:rsid w:val="00410543"/>
    <w:rsid w:val="00412A40"/>
    <w:rsid w:val="004148CF"/>
    <w:rsid w:val="00415834"/>
    <w:rsid w:val="004161D3"/>
    <w:rsid w:val="004163BC"/>
    <w:rsid w:val="004173CC"/>
    <w:rsid w:val="00422DB9"/>
    <w:rsid w:val="0042356B"/>
    <w:rsid w:val="004243D2"/>
    <w:rsid w:val="00424610"/>
    <w:rsid w:val="00427295"/>
    <w:rsid w:val="004306DF"/>
    <w:rsid w:val="004329E2"/>
    <w:rsid w:val="004335CE"/>
    <w:rsid w:val="004360B5"/>
    <w:rsid w:val="004375AE"/>
    <w:rsid w:val="00437ED7"/>
    <w:rsid w:val="00440BD8"/>
    <w:rsid w:val="00442225"/>
    <w:rsid w:val="00442F45"/>
    <w:rsid w:val="00445FCD"/>
    <w:rsid w:val="0045033F"/>
    <w:rsid w:val="00451793"/>
    <w:rsid w:val="004517A4"/>
    <w:rsid w:val="004547DC"/>
    <w:rsid w:val="00460542"/>
    <w:rsid w:val="004605E4"/>
    <w:rsid w:val="00460CB8"/>
    <w:rsid w:val="0046240B"/>
    <w:rsid w:val="00464908"/>
    <w:rsid w:val="004661A3"/>
    <w:rsid w:val="004662FF"/>
    <w:rsid w:val="004673CE"/>
    <w:rsid w:val="00467DB6"/>
    <w:rsid w:val="00470DB1"/>
    <w:rsid w:val="00472A09"/>
    <w:rsid w:val="004735DC"/>
    <w:rsid w:val="00474544"/>
    <w:rsid w:val="00474B00"/>
    <w:rsid w:val="00476C78"/>
    <w:rsid w:val="004776B9"/>
    <w:rsid w:val="00482346"/>
    <w:rsid w:val="00482DA2"/>
    <w:rsid w:val="0048576D"/>
    <w:rsid w:val="004861CE"/>
    <w:rsid w:val="00490667"/>
    <w:rsid w:val="00493C4B"/>
    <w:rsid w:val="00493FCF"/>
    <w:rsid w:val="0049490A"/>
    <w:rsid w:val="0049495C"/>
    <w:rsid w:val="00497EF6"/>
    <w:rsid w:val="004A6663"/>
    <w:rsid w:val="004A6BB3"/>
    <w:rsid w:val="004B00F2"/>
    <w:rsid w:val="004B0996"/>
    <w:rsid w:val="004B1EAD"/>
    <w:rsid w:val="004B6A1F"/>
    <w:rsid w:val="004B6B8F"/>
    <w:rsid w:val="004B7511"/>
    <w:rsid w:val="004C2798"/>
    <w:rsid w:val="004C3A98"/>
    <w:rsid w:val="004C57B2"/>
    <w:rsid w:val="004C7793"/>
    <w:rsid w:val="004D1E30"/>
    <w:rsid w:val="004D2EC4"/>
    <w:rsid w:val="004D43A6"/>
    <w:rsid w:val="004E057C"/>
    <w:rsid w:val="004E4487"/>
    <w:rsid w:val="004E4DA7"/>
    <w:rsid w:val="004E6619"/>
    <w:rsid w:val="004E698D"/>
    <w:rsid w:val="004F3135"/>
    <w:rsid w:val="004F628A"/>
    <w:rsid w:val="004F668E"/>
    <w:rsid w:val="00501474"/>
    <w:rsid w:val="00503373"/>
    <w:rsid w:val="0050359B"/>
    <w:rsid w:val="00510161"/>
    <w:rsid w:val="00510C12"/>
    <w:rsid w:val="0051267E"/>
    <w:rsid w:val="005131E7"/>
    <w:rsid w:val="00513F7E"/>
    <w:rsid w:val="00515C87"/>
    <w:rsid w:val="00516075"/>
    <w:rsid w:val="00516B0E"/>
    <w:rsid w:val="00520403"/>
    <w:rsid w:val="0052095A"/>
    <w:rsid w:val="0052398C"/>
    <w:rsid w:val="00524FB2"/>
    <w:rsid w:val="00527358"/>
    <w:rsid w:val="005300C7"/>
    <w:rsid w:val="00530ADE"/>
    <w:rsid w:val="005315A9"/>
    <w:rsid w:val="0053255F"/>
    <w:rsid w:val="00536336"/>
    <w:rsid w:val="005404CF"/>
    <w:rsid w:val="00542205"/>
    <w:rsid w:val="00542ED7"/>
    <w:rsid w:val="0054375D"/>
    <w:rsid w:val="00543AC6"/>
    <w:rsid w:val="00543CC9"/>
    <w:rsid w:val="005504FF"/>
    <w:rsid w:val="00550D4A"/>
    <w:rsid w:val="00551BD4"/>
    <w:rsid w:val="005529DD"/>
    <w:rsid w:val="00554256"/>
    <w:rsid w:val="00554EC6"/>
    <w:rsid w:val="00555022"/>
    <w:rsid w:val="0056133F"/>
    <w:rsid w:val="00561B33"/>
    <w:rsid w:val="005634A2"/>
    <w:rsid w:val="00563521"/>
    <w:rsid w:val="00563566"/>
    <w:rsid w:val="00564A29"/>
    <w:rsid w:val="00564FBC"/>
    <w:rsid w:val="00567DC9"/>
    <w:rsid w:val="005705A9"/>
    <w:rsid w:val="00571B48"/>
    <w:rsid w:val="00571D00"/>
    <w:rsid w:val="00572864"/>
    <w:rsid w:val="00572BA4"/>
    <w:rsid w:val="00573A96"/>
    <w:rsid w:val="005753E5"/>
    <w:rsid w:val="00575B75"/>
    <w:rsid w:val="00576120"/>
    <w:rsid w:val="005765E0"/>
    <w:rsid w:val="00581411"/>
    <w:rsid w:val="005816A3"/>
    <w:rsid w:val="0058307E"/>
    <w:rsid w:val="005855F0"/>
    <w:rsid w:val="0058618A"/>
    <w:rsid w:val="005862B6"/>
    <w:rsid w:val="00586A2B"/>
    <w:rsid w:val="00591196"/>
    <w:rsid w:val="0059365A"/>
    <w:rsid w:val="00594B25"/>
    <w:rsid w:val="005A017E"/>
    <w:rsid w:val="005A161C"/>
    <w:rsid w:val="005A23E6"/>
    <w:rsid w:val="005A360E"/>
    <w:rsid w:val="005A4952"/>
    <w:rsid w:val="005A5276"/>
    <w:rsid w:val="005A7448"/>
    <w:rsid w:val="005B0062"/>
    <w:rsid w:val="005B0963"/>
    <w:rsid w:val="005B20A1"/>
    <w:rsid w:val="005B2478"/>
    <w:rsid w:val="005B50FA"/>
    <w:rsid w:val="005B6A00"/>
    <w:rsid w:val="005C032F"/>
    <w:rsid w:val="005C36C7"/>
    <w:rsid w:val="005D0979"/>
    <w:rsid w:val="005D1300"/>
    <w:rsid w:val="005D5B88"/>
    <w:rsid w:val="005D6686"/>
    <w:rsid w:val="005D69AC"/>
    <w:rsid w:val="005D7070"/>
    <w:rsid w:val="005E049C"/>
    <w:rsid w:val="005E1019"/>
    <w:rsid w:val="005E2B55"/>
    <w:rsid w:val="005E348C"/>
    <w:rsid w:val="005E35F3"/>
    <w:rsid w:val="005E400D"/>
    <w:rsid w:val="005E4D96"/>
    <w:rsid w:val="005E626C"/>
    <w:rsid w:val="005E698D"/>
    <w:rsid w:val="005F09F1"/>
    <w:rsid w:val="005F1FEA"/>
    <w:rsid w:val="005F2235"/>
    <w:rsid w:val="005F42C7"/>
    <w:rsid w:val="005F6459"/>
    <w:rsid w:val="005F645A"/>
    <w:rsid w:val="00602A29"/>
    <w:rsid w:val="00603DA0"/>
    <w:rsid w:val="00606F9D"/>
    <w:rsid w:val="00610A4D"/>
    <w:rsid w:val="006118D1"/>
    <w:rsid w:val="00616879"/>
    <w:rsid w:val="00620605"/>
    <w:rsid w:val="00620D93"/>
    <w:rsid w:val="00621F31"/>
    <w:rsid w:val="00623329"/>
    <w:rsid w:val="00623C76"/>
    <w:rsid w:val="006241EE"/>
    <w:rsid w:val="00624576"/>
    <w:rsid w:val="0062576D"/>
    <w:rsid w:val="00625788"/>
    <w:rsid w:val="0063277E"/>
    <w:rsid w:val="0063464E"/>
    <w:rsid w:val="006426D5"/>
    <w:rsid w:val="006429E3"/>
    <w:rsid w:val="006456AC"/>
    <w:rsid w:val="006466FF"/>
    <w:rsid w:val="0065248F"/>
    <w:rsid w:val="00652C4B"/>
    <w:rsid w:val="00654A94"/>
    <w:rsid w:val="00656C00"/>
    <w:rsid w:val="00660646"/>
    <w:rsid w:val="00661355"/>
    <w:rsid w:val="00661967"/>
    <w:rsid w:val="00663115"/>
    <w:rsid w:val="006656B5"/>
    <w:rsid w:val="0066589A"/>
    <w:rsid w:val="0066664D"/>
    <w:rsid w:val="006706E4"/>
    <w:rsid w:val="00671B49"/>
    <w:rsid w:val="006727A4"/>
    <w:rsid w:val="00674B2A"/>
    <w:rsid w:val="006810BA"/>
    <w:rsid w:val="0068247E"/>
    <w:rsid w:val="006860E4"/>
    <w:rsid w:val="00687813"/>
    <w:rsid w:val="0069022B"/>
    <w:rsid w:val="00691BAA"/>
    <w:rsid w:val="00691F6A"/>
    <w:rsid w:val="00695745"/>
    <w:rsid w:val="006A0A1A"/>
    <w:rsid w:val="006A151C"/>
    <w:rsid w:val="006A1CC6"/>
    <w:rsid w:val="006A387E"/>
    <w:rsid w:val="006A6460"/>
    <w:rsid w:val="006A7040"/>
    <w:rsid w:val="006A7C29"/>
    <w:rsid w:val="006B104E"/>
    <w:rsid w:val="006B324E"/>
    <w:rsid w:val="006B479C"/>
    <w:rsid w:val="006B4F09"/>
    <w:rsid w:val="006B5AEA"/>
    <w:rsid w:val="006B6383"/>
    <w:rsid w:val="006B640D"/>
    <w:rsid w:val="006C4279"/>
    <w:rsid w:val="006C4F0D"/>
    <w:rsid w:val="006C61FA"/>
    <w:rsid w:val="006C6699"/>
    <w:rsid w:val="006C6C5F"/>
    <w:rsid w:val="006D042D"/>
    <w:rsid w:val="006D0896"/>
    <w:rsid w:val="006D3047"/>
    <w:rsid w:val="006D3819"/>
    <w:rsid w:val="006D5926"/>
    <w:rsid w:val="006D7994"/>
    <w:rsid w:val="006E5F70"/>
    <w:rsid w:val="006E61CB"/>
    <w:rsid w:val="006E6E26"/>
    <w:rsid w:val="006E6FEB"/>
    <w:rsid w:val="006E7A84"/>
    <w:rsid w:val="006F27F1"/>
    <w:rsid w:val="006F411C"/>
    <w:rsid w:val="006F4452"/>
    <w:rsid w:val="006F4C81"/>
    <w:rsid w:val="006F7BFB"/>
    <w:rsid w:val="00701F65"/>
    <w:rsid w:val="007036EA"/>
    <w:rsid w:val="007037D2"/>
    <w:rsid w:val="0070391A"/>
    <w:rsid w:val="00704704"/>
    <w:rsid w:val="00706486"/>
    <w:rsid w:val="00712890"/>
    <w:rsid w:val="0071616D"/>
    <w:rsid w:val="00721822"/>
    <w:rsid w:val="00722A51"/>
    <w:rsid w:val="00724B68"/>
    <w:rsid w:val="00725368"/>
    <w:rsid w:val="007304F3"/>
    <w:rsid w:val="00733062"/>
    <w:rsid w:val="00733FF9"/>
    <w:rsid w:val="00743E3A"/>
    <w:rsid w:val="0074460A"/>
    <w:rsid w:val="00745082"/>
    <w:rsid w:val="00745B17"/>
    <w:rsid w:val="007472E2"/>
    <w:rsid w:val="00752825"/>
    <w:rsid w:val="00754E20"/>
    <w:rsid w:val="007554DF"/>
    <w:rsid w:val="0075776D"/>
    <w:rsid w:val="007613FB"/>
    <w:rsid w:val="00765400"/>
    <w:rsid w:val="00766AE1"/>
    <w:rsid w:val="00766B2A"/>
    <w:rsid w:val="00767E47"/>
    <w:rsid w:val="0077071F"/>
    <w:rsid w:val="007722BF"/>
    <w:rsid w:val="0077343F"/>
    <w:rsid w:val="00773B86"/>
    <w:rsid w:val="00774FCD"/>
    <w:rsid w:val="00775223"/>
    <w:rsid w:val="00776AC5"/>
    <w:rsid w:val="00777015"/>
    <w:rsid w:val="007778A8"/>
    <w:rsid w:val="00780D0D"/>
    <w:rsid w:val="00781FD3"/>
    <w:rsid w:val="00784B28"/>
    <w:rsid w:val="007854B3"/>
    <w:rsid w:val="00785D92"/>
    <w:rsid w:val="0078787D"/>
    <w:rsid w:val="00787FA8"/>
    <w:rsid w:val="007915EC"/>
    <w:rsid w:val="00791636"/>
    <w:rsid w:val="00797C1B"/>
    <w:rsid w:val="007A1C68"/>
    <w:rsid w:val="007A2117"/>
    <w:rsid w:val="007A51D4"/>
    <w:rsid w:val="007A56D7"/>
    <w:rsid w:val="007B235C"/>
    <w:rsid w:val="007B3014"/>
    <w:rsid w:val="007C0564"/>
    <w:rsid w:val="007C080E"/>
    <w:rsid w:val="007C3ADB"/>
    <w:rsid w:val="007C45C4"/>
    <w:rsid w:val="007C6FEF"/>
    <w:rsid w:val="007D10F2"/>
    <w:rsid w:val="007D1588"/>
    <w:rsid w:val="007D30C1"/>
    <w:rsid w:val="007D385E"/>
    <w:rsid w:val="007D5CD4"/>
    <w:rsid w:val="007D5DC5"/>
    <w:rsid w:val="007D616C"/>
    <w:rsid w:val="007D75DF"/>
    <w:rsid w:val="007E18EB"/>
    <w:rsid w:val="007E1ECB"/>
    <w:rsid w:val="007E20BF"/>
    <w:rsid w:val="007E2D9D"/>
    <w:rsid w:val="007E46CA"/>
    <w:rsid w:val="007E67A0"/>
    <w:rsid w:val="007E730D"/>
    <w:rsid w:val="007F1FF6"/>
    <w:rsid w:val="007F3CFA"/>
    <w:rsid w:val="007F403E"/>
    <w:rsid w:val="007F49E4"/>
    <w:rsid w:val="007F67BC"/>
    <w:rsid w:val="007F6F23"/>
    <w:rsid w:val="008002E4"/>
    <w:rsid w:val="00810CEA"/>
    <w:rsid w:val="00810F69"/>
    <w:rsid w:val="008115A1"/>
    <w:rsid w:val="00811A02"/>
    <w:rsid w:val="0081370E"/>
    <w:rsid w:val="00815017"/>
    <w:rsid w:val="00815FE5"/>
    <w:rsid w:val="00821FA3"/>
    <w:rsid w:val="008233E5"/>
    <w:rsid w:val="008241C0"/>
    <w:rsid w:val="0082692F"/>
    <w:rsid w:val="00826999"/>
    <w:rsid w:val="00826A64"/>
    <w:rsid w:val="0082748B"/>
    <w:rsid w:val="00827A49"/>
    <w:rsid w:val="0083008F"/>
    <w:rsid w:val="00830147"/>
    <w:rsid w:val="00833DE8"/>
    <w:rsid w:val="00833F47"/>
    <w:rsid w:val="008348C3"/>
    <w:rsid w:val="008365C5"/>
    <w:rsid w:val="008373B4"/>
    <w:rsid w:val="00837623"/>
    <w:rsid w:val="008413D4"/>
    <w:rsid w:val="00843391"/>
    <w:rsid w:val="008434D5"/>
    <w:rsid w:val="0084408F"/>
    <w:rsid w:val="00845270"/>
    <w:rsid w:val="00845CB7"/>
    <w:rsid w:val="00846781"/>
    <w:rsid w:val="00847D37"/>
    <w:rsid w:val="00863121"/>
    <w:rsid w:val="00864CDD"/>
    <w:rsid w:val="00866EA3"/>
    <w:rsid w:val="0087190C"/>
    <w:rsid w:val="00871A41"/>
    <w:rsid w:val="00872746"/>
    <w:rsid w:val="0087347C"/>
    <w:rsid w:val="00876529"/>
    <w:rsid w:val="008766D1"/>
    <w:rsid w:val="00877540"/>
    <w:rsid w:val="00877B61"/>
    <w:rsid w:val="00881389"/>
    <w:rsid w:val="00883E9E"/>
    <w:rsid w:val="0088606D"/>
    <w:rsid w:val="008869AF"/>
    <w:rsid w:val="00886D76"/>
    <w:rsid w:val="00892ED2"/>
    <w:rsid w:val="00893FB2"/>
    <w:rsid w:val="008971BC"/>
    <w:rsid w:val="008A05F2"/>
    <w:rsid w:val="008A4A26"/>
    <w:rsid w:val="008A639D"/>
    <w:rsid w:val="008A7160"/>
    <w:rsid w:val="008B0A07"/>
    <w:rsid w:val="008B2523"/>
    <w:rsid w:val="008B5B86"/>
    <w:rsid w:val="008C0A74"/>
    <w:rsid w:val="008C0D3E"/>
    <w:rsid w:val="008C1495"/>
    <w:rsid w:val="008C2AB2"/>
    <w:rsid w:val="008C358F"/>
    <w:rsid w:val="008C3AB1"/>
    <w:rsid w:val="008C3C5E"/>
    <w:rsid w:val="008C4610"/>
    <w:rsid w:val="008C5E2A"/>
    <w:rsid w:val="008C6BE0"/>
    <w:rsid w:val="008D0B81"/>
    <w:rsid w:val="008D0E24"/>
    <w:rsid w:val="008D5725"/>
    <w:rsid w:val="008D69C5"/>
    <w:rsid w:val="008D7404"/>
    <w:rsid w:val="008D756F"/>
    <w:rsid w:val="008D7CC0"/>
    <w:rsid w:val="008E0BD3"/>
    <w:rsid w:val="008E3EFD"/>
    <w:rsid w:val="008E41CE"/>
    <w:rsid w:val="008E7026"/>
    <w:rsid w:val="008F41C6"/>
    <w:rsid w:val="008F4A87"/>
    <w:rsid w:val="008F70AD"/>
    <w:rsid w:val="009022BF"/>
    <w:rsid w:val="009035A0"/>
    <w:rsid w:val="00906944"/>
    <w:rsid w:val="00907B1E"/>
    <w:rsid w:val="00907F8D"/>
    <w:rsid w:val="00911CD9"/>
    <w:rsid w:val="00912B71"/>
    <w:rsid w:val="00913785"/>
    <w:rsid w:val="00913B59"/>
    <w:rsid w:val="009143BC"/>
    <w:rsid w:val="00914B6E"/>
    <w:rsid w:val="0091684C"/>
    <w:rsid w:val="009200F4"/>
    <w:rsid w:val="00922B3E"/>
    <w:rsid w:val="00923444"/>
    <w:rsid w:val="00924E39"/>
    <w:rsid w:val="00927623"/>
    <w:rsid w:val="00931632"/>
    <w:rsid w:val="00932C92"/>
    <w:rsid w:val="009349F5"/>
    <w:rsid w:val="009353D0"/>
    <w:rsid w:val="009368E6"/>
    <w:rsid w:val="00937465"/>
    <w:rsid w:val="00945053"/>
    <w:rsid w:val="009454E4"/>
    <w:rsid w:val="009521CE"/>
    <w:rsid w:val="009537AD"/>
    <w:rsid w:val="00953896"/>
    <w:rsid w:val="009549BF"/>
    <w:rsid w:val="00954F7E"/>
    <w:rsid w:val="00955F0D"/>
    <w:rsid w:val="009572BE"/>
    <w:rsid w:val="00957B40"/>
    <w:rsid w:val="0096095E"/>
    <w:rsid w:val="0096311A"/>
    <w:rsid w:val="00964C10"/>
    <w:rsid w:val="0096683A"/>
    <w:rsid w:val="00973B3B"/>
    <w:rsid w:val="00973D8E"/>
    <w:rsid w:val="00977713"/>
    <w:rsid w:val="00981FBD"/>
    <w:rsid w:val="00982113"/>
    <w:rsid w:val="00984240"/>
    <w:rsid w:val="00984EDE"/>
    <w:rsid w:val="00985FAF"/>
    <w:rsid w:val="009861E6"/>
    <w:rsid w:val="0098649F"/>
    <w:rsid w:val="00986BB7"/>
    <w:rsid w:val="0098742E"/>
    <w:rsid w:val="00987D5F"/>
    <w:rsid w:val="00994379"/>
    <w:rsid w:val="00994C3F"/>
    <w:rsid w:val="00995B07"/>
    <w:rsid w:val="0099774A"/>
    <w:rsid w:val="00997897"/>
    <w:rsid w:val="009A0CBF"/>
    <w:rsid w:val="009A260D"/>
    <w:rsid w:val="009A2619"/>
    <w:rsid w:val="009A2763"/>
    <w:rsid w:val="009A3970"/>
    <w:rsid w:val="009A49EF"/>
    <w:rsid w:val="009A4AB3"/>
    <w:rsid w:val="009A7C04"/>
    <w:rsid w:val="009B10D6"/>
    <w:rsid w:val="009B44A3"/>
    <w:rsid w:val="009B591A"/>
    <w:rsid w:val="009B62F9"/>
    <w:rsid w:val="009B7A82"/>
    <w:rsid w:val="009C37F7"/>
    <w:rsid w:val="009C3A6F"/>
    <w:rsid w:val="009C65DA"/>
    <w:rsid w:val="009D2954"/>
    <w:rsid w:val="009D65D0"/>
    <w:rsid w:val="009D7E91"/>
    <w:rsid w:val="009E54F4"/>
    <w:rsid w:val="009E6A80"/>
    <w:rsid w:val="009E7429"/>
    <w:rsid w:val="009F0015"/>
    <w:rsid w:val="009F07A5"/>
    <w:rsid w:val="009F2B8D"/>
    <w:rsid w:val="009F2BFA"/>
    <w:rsid w:val="009F4D0A"/>
    <w:rsid w:val="009F652E"/>
    <w:rsid w:val="009F670F"/>
    <w:rsid w:val="00A014C7"/>
    <w:rsid w:val="00A01888"/>
    <w:rsid w:val="00A021CD"/>
    <w:rsid w:val="00A025C7"/>
    <w:rsid w:val="00A02643"/>
    <w:rsid w:val="00A02C44"/>
    <w:rsid w:val="00A03A3D"/>
    <w:rsid w:val="00A04257"/>
    <w:rsid w:val="00A0507C"/>
    <w:rsid w:val="00A0528B"/>
    <w:rsid w:val="00A056B8"/>
    <w:rsid w:val="00A062E3"/>
    <w:rsid w:val="00A11D32"/>
    <w:rsid w:val="00A1375E"/>
    <w:rsid w:val="00A13AC3"/>
    <w:rsid w:val="00A14379"/>
    <w:rsid w:val="00A224D6"/>
    <w:rsid w:val="00A22A24"/>
    <w:rsid w:val="00A235BB"/>
    <w:rsid w:val="00A254F8"/>
    <w:rsid w:val="00A2637E"/>
    <w:rsid w:val="00A3079A"/>
    <w:rsid w:val="00A34DCF"/>
    <w:rsid w:val="00A442CB"/>
    <w:rsid w:val="00A4525B"/>
    <w:rsid w:val="00A45552"/>
    <w:rsid w:val="00A46B48"/>
    <w:rsid w:val="00A506AF"/>
    <w:rsid w:val="00A50EAF"/>
    <w:rsid w:val="00A541F8"/>
    <w:rsid w:val="00A55929"/>
    <w:rsid w:val="00A55E1C"/>
    <w:rsid w:val="00A55F52"/>
    <w:rsid w:val="00A5613E"/>
    <w:rsid w:val="00A57F77"/>
    <w:rsid w:val="00A602F9"/>
    <w:rsid w:val="00A60E1E"/>
    <w:rsid w:val="00A650EE"/>
    <w:rsid w:val="00A65A95"/>
    <w:rsid w:val="00A662C8"/>
    <w:rsid w:val="00A66487"/>
    <w:rsid w:val="00A67B39"/>
    <w:rsid w:val="00A71157"/>
    <w:rsid w:val="00A71C4F"/>
    <w:rsid w:val="00A71DDB"/>
    <w:rsid w:val="00A72FA3"/>
    <w:rsid w:val="00A73C5A"/>
    <w:rsid w:val="00A766B3"/>
    <w:rsid w:val="00A77088"/>
    <w:rsid w:val="00A7748B"/>
    <w:rsid w:val="00A77E02"/>
    <w:rsid w:val="00A804AD"/>
    <w:rsid w:val="00A849D4"/>
    <w:rsid w:val="00A867C2"/>
    <w:rsid w:val="00A87CCA"/>
    <w:rsid w:val="00A9007F"/>
    <w:rsid w:val="00A90233"/>
    <w:rsid w:val="00A9146B"/>
    <w:rsid w:val="00A966E6"/>
    <w:rsid w:val="00AA321F"/>
    <w:rsid w:val="00AA3C7B"/>
    <w:rsid w:val="00AA40B7"/>
    <w:rsid w:val="00AB05A2"/>
    <w:rsid w:val="00AB13E7"/>
    <w:rsid w:val="00AB224D"/>
    <w:rsid w:val="00AB2464"/>
    <w:rsid w:val="00AB25C9"/>
    <w:rsid w:val="00AB2BE3"/>
    <w:rsid w:val="00AB504A"/>
    <w:rsid w:val="00AB5624"/>
    <w:rsid w:val="00AB61C0"/>
    <w:rsid w:val="00AB6E69"/>
    <w:rsid w:val="00AB7834"/>
    <w:rsid w:val="00AC0494"/>
    <w:rsid w:val="00AC2150"/>
    <w:rsid w:val="00AC39EF"/>
    <w:rsid w:val="00AC4D5F"/>
    <w:rsid w:val="00AC56FB"/>
    <w:rsid w:val="00AC58E4"/>
    <w:rsid w:val="00AC5C6D"/>
    <w:rsid w:val="00AD5E9A"/>
    <w:rsid w:val="00AE040E"/>
    <w:rsid w:val="00AE08DB"/>
    <w:rsid w:val="00AE2729"/>
    <w:rsid w:val="00AE274B"/>
    <w:rsid w:val="00AE489D"/>
    <w:rsid w:val="00AE5AE2"/>
    <w:rsid w:val="00AE5DBA"/>
    <w:rsid w:val="00AE701C"/>
    <w:rsid w:val="00AE7343"/>
    <w:rsid w:val="00AE7C25"/>
    <w:rsid w:val="00AF0C71"/>
    <w:rsid w:val="00AF165B"/>
    <w:rsid w:val="00AF5C67"/>
    <w:rsid w:val="00B00774"/>
    <w:rsid w:val="00B00B4F"/>
    <w:rsid w:val="00B05B40"/>
    <w:rsid w:val="00B07D62"/>
    <w:rsid w:val="00B07F21"/>
    <w:rsid w:val="00B11F3B"/>
    <w:rsid w:val="00B1458E"/>
    <w:rsid w:val="00B14C51"/>
    <w:rsid w:val="00B15676"/>
    <w:rsid w:val="00B1653B"/>
    <w:rsid w:val="00B24742"/>
    <w:rsid w:val="00B2789A"/>
    <w:rsid w:val="00B27F65"/>
    <w:rsid w:val="00B32E51"/>
    <w:rsid w:val="00B34C33"/>
    <w:rsid w:val="00B34E91"/>
    <w:rsid w:val="00B37C1F"/>
    <w:rsid w:val="00B43E86"/>
    <w:rsid w:val="00B44F11"/>
    <w:rsid w:val="00B52496"/>
    <w:rsid w:val="00B527E7"/>
    <w:rsid w:val="00B54F7C"/>
    <w:rsid w:val="00B62979"/>
    <w:rsid w:val="00B62DF3"/>
    <w:rsid w:val="00B6753D"/>
    <w:rsid w:val="00B70056"/>
    <w:rsid w:val="00B70A8B"/>
    <w:rsid w:val="00B71F6A"/>
    <w:rsid w:val="00B729C4"/>
    <w:rsid w:val="00B73CDC"/>
    <w:rsid w:val="00B81C1A"/>
    <w:rsid w:val="00B823A7"/>
    <w:rsid w:val="00B86E85"/>
    <w:rsid w:val="00B87D11"/>
    <w:rsid w:val="00B90FA5"/>
    <w:rsid w:val="00B919F1"/>
    <w:rsid w:val="00B92856"/>
    <w:rsid w:val="00B94CDD"/>
    <w:rsid w:val="00B94F95"/>
    <w:rsid w:val="00BA0ADA"/>
    <w:rsid w:val="00BA1764"/>
    <w:rsid w:val="00BA192D"/>
    <w:rsid w:val="00BA4AC7"/>
    <w:rsid w:val="00BA54F0"/>
    <w:rsid w:val="00BA5F62"/>
    <w:rsid w:val="00BB12A7"/>
    <w:rsid w:val="00BB172D"/>
    <w:rsid w:val="00BB2691"/>
    <w:rsid w:val="00BB3651"/>
    <w:rsid w:val="00BB468D"/>
    <w:rsid w:val="00BC078D"/>
    <w:rsid w:val="00BC0E8D"/>
    <w:rsid w:val="00BC4C3A"/>
    <w:rsid w:val="00BC4C9E"/>
    <w:rsid w:val="00BC511F"/>
    <w:rsid w:val="00BC6600"/>
    <w:rsid w:val="00BC68ED"/>
    <w:rsid w:val="00BC7163"/>
    <w:rsid w:val="00BD2047"/>
    <w:rsid w:val="00BD255A"/>
    <w:rsid w:val="00BD5FC8"/>
    <w:rsid w:val="00BE022E"/>
    <w:rsid w:val="00BE1941"/>
    <w:rsid w:val="00BE1B24"/>
    <w:rsid w:val="00BE2003"/>
    <w:rsid w:val="00BE6551"/>
    <w:rsid w:val="00BF093B"/>
    <w:rsid w:val="00BF1C28"/>
    <w:rsid w:val="00BF25C5"/>
    <w:rsid w:val="00BF2DBB"/>
    <w:rsid w:val="00BF479F"/>
    <w:rsid w:val="00BF5381"/>
    <w:rsid w:val="00BF6DAB"/>
    <w:rsid w:val="00C049F0"/>
    <w:rsid w:val="00C0531E"/>
    <w:rsid w:val="00C06B2A"/>
    <w:rsid w:val="00C07BCC"/>
    <w:rsid w:val="00C12DB7"/>
    <w:rsid w:val="00C130B4"/>
    <w:rsid w:val="00C1658F"/>
    <w:rsid w:val="00C20CD9"/>
    <w:rsid w:val="00C21123"/>
    <w:rsid w:val="00C211BE"/>
    <w:rsid w:val="00C21514"/>
    <w:rsid w:val="00C21895"/>
    <w:rsid w:val="00C21974"/>
    <w:rsid w:val="00C24EE3"/>
    <w:rsid w:val="00C25D05"/>
    <w:rsid w:val="00C25D53"/>
    <w:rsid w:val="00C26849"/>
    <w:rsid w:val="00C334D4"/>
    <w:rsid w:val="00C3375C"/>
    <w:rsid w:val="00C34637"/>
    <w:rsid w:val="00C34D67"/>
    <w:rsid w:val="00C355DE"/>
    <w:rsid w:val="00C3685A"/>
    <w:rsid w:val="00C4025A"/>
    <w:rsid w:val="00C40B26"/>
    <w:rsid w:val="00C4244F"/>
    <w:rsid w:val="00C4260F"/>
    <w:rsid w:val="00C42FDA"/>
    <w:rsid w:val="00C45104"/>
    <w:rsid w:val="00C45676"/>
    <w:rsid w:val="00C53CB1"/>
    <w:rsid w:val="00C54066"/>
    <w:rsid w:val="00C56A54"/>
    <w:rsid w:val="00C573E8"/>
    <w:rsid w:val="00C60767"/>
    <w:rsid w:val="00C632ED"/>
    <w:rsid w:val="00C66150"/>
    <w:rsid w:val="00C66850"/>
    <w:rsid w:val="00C67278"/>
    <w:rsid w:val="00C70EF5"/>
    <w:rsid w:val="00C70FA9"/>
    <w:rsid w:val="00C7230E"/>
    <w:rsid w:val="00C724DE"/>
    <w:rsid w:val="00C73521"/>
    <w:rsid w:val="00C756C5"/>
    <w:rsid w:val="00C77D52"/>
    <w:rsid w:val="00C82CAE"/>
    <w:rsid w:val="00C86B69"/>
    <w:rsid w:val="00C87BD4"/>
    <w:rsid w:val="00C87D50"/>
    <w:rsid w:val="00C930A8"/>
    <w:rsid w:val="00C969D3"/>
    <w:rsid w:val="00CA0C18"/>
    <w:rsid w:val="00CA3B74"/>
    <w:rsid w:val="00CA4B17"/>
    <w:rsid w:val="00CA50A5"/>
    <w:rsid w:val="00CA5A08"/>
    <w:rsid w:val="00CA6CB8"/>
    <w:rsid w:val="00CA6CDB"/>
    <w:rsid w:val="00CB0CCD"/>
    <w:rsid w:val="00CB0FA2"/>
    <w:rsid w:val="00CB1AEE"/>
    <w:rsid w:val="00CB5743"/>
    <w:rsid w:val="00CC1C4A"/>
    <w:rsid w:val="00CC3524"/>
    <w:rsid w:val="00CC66FC"/>
    <w:rsid w:val="00CC7608"/>
    <w:rsid w:val="00CD040E"/>
    <w:rsid w:val="00CD25FF"/>
    <w:rsid w:val="00CD27A1"/>
    <w:rsid w:val="00CD27BE"/>
    <w:rsid w:val="00CD37A5"/>
    <w:rsid w:val="00CD40AC"/>
    <w:rsid w:val="00CD6F0F"/>
    <w:rsid w:val="00CE0762"/>
    <w:rsid w:val="00CE0BB7"/>
    <w:rsid w:val="00CE3B00"/>
    <w:rsid w:val="00CE3E9A"/>
    <w:rsid w:val="00CE40C5"/>
    <w:rsid w:val="00CE50C9"/>
    <w:rsid w:val="00CE5187"/>
    <w:rsid w:val="00CE6CD1"/>
    <w:rsid w:val="00CF00B0"/>
    <w:rsid w:val="00CF10C4"/>
    <w:rsid w:val="00CF6E39"/>
    <w:rsid w:val="00CF72DA"/>
    <w:rsid w:val="00D00B1C"/>
    <w:rsid w:val="00D01D74"/>
    <w:rsid w:val="00D03047"/>
    <w:rsid w:val="00D038EB"/>
    <w:rsid w:val="00D05DA0"/>
    <w:rsid w:val="00D0669D"/>
    <w:rsid w:val="00D11BD9"/>
    <w:rsid w:val="00D143BE"/>
    <w:rsid w:val="00D159B2"/>
    <w:rsid w:val="00D15B4E"/>
    <w:rsid w:val="00D17378"/>
    <w:rsid w:val="00D177E7"/>
    <w:rsid w:val="00D20727"/>
    <w:rsid w:val="00D2079F"/>
    <w:rsid w:val="00D20C79"/>
    <w:rsid w:val="00D2484B"/>
    <w:rsid w:val="00D24A0E"/>
    <w:rsid w:val="00D24A6D"/>
    <w:rsid w:val="00D25073"/>
    <w:rsid w:val="00D26329"/>
    <w:rsid w:val="00D269D7"/>
    <w:rsid w:val="00D30CFB"/>
    <w:rsid w:val="00D30D57"/>
    <w:rsid w:val="00D326CF"/>
    <w:rsid w:val="00D33C22"/>
    <w:rsid w:val="00D348B7"/>
    <w:rsid w:val="00D41FF3"/>
    <w:rsid w:val="00D425A9"/>
    <w:rsid w:val="00D42667"/>
    <w:rsid w:val="00D43F33"/>
    <w:rsid w:val="00D447EF"/>
    <w:rsid w:val="00D505E2"/>
    <w:rsid w:val="00D50C40"/>
    <w:rsid w:val="00D536DD"/>
    <w:rsid w:val="00D54A6C"/>
    <w:rsid w:val="00D60AD3"/>
    <w:rsid w:val="00D61120"/>
    <w:rsid w:val="00D61CC1"/>
    <w:rsid w:val="00D625A1"/>
    <w:rsid w:val="00D62CCB"/>
    <w:rsid w:val="00D64123"/>
    <w:rsid w:val="00D660BD"/>
    <w:rsid w:val="00D66708"/>
    <w:rsid w:val="00D67D91"/>
    <w:rsid w:val="00D7122D"/>
    <w:rsid w:val="00D71B4E"/>
    <w:rsid w:val="00D72090"/>
    <w:rsid w:val="00D7302C"/>
    <w:rsid w:val="00D7463D"/>
    <w:rsid w:val="00D804E0"/>
    <w:rsid w:val="00D80F5A"/>
    <w:rsid w:val="00D84E4A"/>
    <w:rsid w:val="00DA0FD7"/>
    <w:rsid w:val="00DA4540"/>
    <w:rsid w:val="00DA4DBB"/>
    <w:rsid w:val="00DA5252"/>
    <w:rsid w:val="00DA587E"/>
    <w:rsid w:val="00DA6BDD"/>
    <w:rsid w:val="00DB05F8"/>
    <w:rsid w:val="00DB3052"/>
    <w:rsid w:val="00DC07A5"/>
    <w:rsid w:val="00DC07E7"/>
    <w:rsid w:val="00DC0F2D"/>
    <w:rsid w:val="00DC1ADF"/>
    <w:rsid w:val="00DC28A7"/>
    <w:rsid w:val="00DC2D17"/>
    <w:rsid w:val="00DC504B"/>
    <w:rsid w:val="00DC61CF"/>
    <w:rsid w:val="00DC6EA5"/>
    <w:rsid w:val="00DC75D3"/>
    <w:rsid w:val="00DD0129"/>
    <w:rsid w:val="00DD1CF6"/>
    <w:rsid w:val="00DD442E"/>
    <w:rsid w:val="00DD44C6"/>
    <w:rsid w:val="00DD778D"/>
    <w:rsid w:val="00DE23BF"/>
    <w:rsid w:val="00DE28F3"/>
    <w:rsid w:val="00DE3981"/>
    <w:rsid w:val="00DE40DD"/>
    <w:rsid w:val="00DE7755"/>
    <w:rsid w:val="00DF0058"/>
    <w:rsid w:val="00DF059A"/>
    <w:rsid w:val="00DF060A"/>
    <w:rsid w:val="00DF2607"/>
    <w:rsid w:val="00DF3315"/>
    <w:rsid w:val="00DF4025"/>
    <w:rsid w:val="00DF6B61"/>
    <w:rsid w:val="00DF6D19"/>
    <w:rsid w:val="00DF70F5"/>
    <w:rsid w:val="00DF7B33"/>
    <w:rsid w:val="00E037FD"/>
    <w:rsid w:val="00E04811"/>
    <w:rsid w:val="00E07164"/>
    <w:rsid w:val="00E10EB6"/>
    <w:rsid w:val="00E10F9C"/>
    <w:rsid w:val="00E12996"/>
    <w:rsid w:val="00E12F4C"/>
    <w:rsid w:val="00E15EBF"/>
    <w:rsid w:val="00E2252C"/>
    <w:rsid w:val="00E25E92"/>
    <w:rsid w:val="00E2603E"/>
    <w:rsid w:val="00E26053"/>
    <w:rsid w:val="00E270C0"/>
    <w:rsid w:val="00E27CD4"/>
    <w:rsid w:val="00E32C9F"/>
    <w:rsid w:val="00E36D82"/>
    <w:rsid w:val="00E36EE8"/>
    <w:rsid w:val="00E450A6"/>
    <w:rsid w:val="00E4544E"/>
    <w:rsid w:val="00E460B9"/>
    <w:rsid w:val="00E476A7"/>
    <w:rsid w:val="00E47C03"/>
    <w:rsid w:val="00E51173"/>
    <w:rsid w:val="00E51555"/>
    <w:rsid w:val="00E534B0"/>
    <w:rsid w:val="00E550AA"/>
    <w:rsid w:val="00E55836"/>
    <w:rsid w:val="00E55941"/>
    <w:rsid w:val="00E55E9E"/>
    <w:rsid w:val="00E5685D"/>
    <w:rsid w:val="00E6185C"/>
    <w:rsid w:val="00E625D2"/>
    <w:rsid w:val="00E6525F"/>
    <w:rsid w:val="00E67121"/>
    <w:rsid w:val="00E710B9"/>
    <w:rsid w:val="00E7198D"/>
    <w:rsid w:val="00E735AF"/>
    <w:rsid w:val="00E74CA6"/>
    <w:rsid w:val="00E75E3D"/>
    <w:rsid w:val="00E836A8"/>
    <w:rsid w:val="00E84655"/>
    <w:rsid w:val="00E86A3F"/>
    <w:rsid w:val="00E90325"/>
    <w:rsid w:val="00E94997"/>
    <w:rsid w:val="00E969B0"/>
    <w:rsid w:val="00E9731C"/>
    <w:rsid w:val="00E97429"/>
    <w:rsid w:val="00E97FE6"/>
    <w:rsid w:val="00EA1C8B"/>
    <w:rsid w:val="00EA4E4C"/>
    <w:rsid w:val="00EA5631"/>
    <w:rsid w:val="00EA5DA5"/>
    <w:rsid w:val="00EB15C5"/>
    <w:rsid w:val="00EB341A"/>
    <w:rsid w:val="00EB398D"/>
    <w:rsid w:val="00EB5FC7"/>
    <w:rsid w:val="00EB6C80"/>
    <w:rsid w:val="00EB7C8D"/>
    <w:rsid w:val="00EC0184"/>
    <w:rsid w:val="00EC16CD"/>
    <w:rsid w:val="00EC5071"/>
    <w:rsid w:val="00ED077E"/>
    <w:rsid w:val="00ED07EF"/>
    <w:rsid w:val="00ED2796"/>
    <w:rsid w:val="00EE286E"/>
    <w:rsid w:val="00EE29D1"/>
    <w:rsid w:val="00EE3274"/>
    <w:rsid w:val="00EE3F01"/>
    <w:rsid w:val="00EE518E"/>
    <w:rsid w:val="00EE5AFE"/>
    <w:rsid w:val="00EE7E3E"/>
    <w:rsid w:val="00EF16AE"/>
    <w:rsid w:val="00EF63AB"/>
    <w:rsid w:val="00F0039F"/>
    <w:rsid w:val="00F01168"/>
    <w:rsid w:val="00F017AF"/>
    <w:rsid w:val="00F041C4"/>
    <w:rsid w:val="00F0732B"/>
    <w:rsid w:val="00F120E2"/>
    <w:rsid w:val="00F12C8E"/>
    <w:rsid w:val="00F14BBC"/>
    <w:rsid w:val="00F1598C"/>
    <w:rsid w:val="00F169C6"/>
    <w:rsid w:val="00F17937"/>
    <w:rsid w:val="00F20BC6"/>
    <w:rsid w:val="00F21E5A"/>
    <w:rsid w:val="00F24847"/>
    <w:rsid w:val="00F255FC"/>
    <w:rsid w:val="00F259B0"/>
    <w:rsid w:val="00F269F7"/>
    <w:rsid w:val="00F26A20"/>
    <w:rsid w:val="00F276C9"/>
    <w:rsid w:val="00F319AC"/>
    <w:rsid w:val="00F33C2C"/>
    <w:rsid w:val="00F33CCC"/>
    <w:rsid w:val="00F36C43"/>
    <w:rsid w:val="00F36D32"/>
    <w:rsid w:val="00F40690"/>
    <w:rsid w:val="00F407EA"/>
    <w:rsid w:val="00F43B8F"/>
    <w:rsid w:val="00F43C23"/>
    <w:rsid w:val="00F448D6"/>
    <w:rsid w:val="00F44B4F"/>
    <w:rsid w:val="00F463FC"/>
    <w:rsid w:val="00F472EB"/>
    <w:rsid w:val="00F51785"/>
    <w:rsid w:val="00F5179D"/>
    <w:rsid w:val="00F530D7"/>
    <w:rsid w:val="00F541E6"/>
    <w:rsid w:val="00F55C33"/>
    <w:rsid w:val="00F56D1E"/>
    <w:rsid w:val="00F62927"/>
    <w:rsid w:val="00F63188"/>
    <w:rsid w:val="00F640BF"/>
    <w:rsid w:val="00F64651"/>
    <w:rsid w:val="00F64778"/>
    <w:rsid w:val="00F70754"/>
    <w:rsid w:val="00F730EC"/>
    <w:rsid w:val="00F74AA0"/>
    <w:rsid w:val="00F7709B"/>
    <w:rsid w:val="00F813D2"/>
    <w:rsid w:val="00F85324"/>
    <w:rsid w:val="00F85DEE"/>
    <w:rsid w:val="00F86437"/>
    <w:rsid w:val="00F879A1"/>
    <w:rsid w:val="00F92FC4"/>
    <w:rsid w:val="00F94778"/>
    <w:rsid w:val="00F96921"/>
    <w:rsid w:val="00F96EE3"/>
    <w:rsid w:val="00F975D6"/>
    <w:rsid w:val="00F9793C"/>
    <w:rsid w:val="00F97E10"/>
    <w:rsid w:val="00FA0C14"/>
    <w:rsid w:val="00FA18FC"/>
    <w:rsid w:val="00FA481B"/>
    <w:rsid w:val="00FA5142"/>
    <w:rsid w:val="00FA7156"/>
    <w:rsid w:val="00FB04E6"/>
    <w:rsid w:val="00FB3BA6"/>
    <w:rsid w:val="00FB4715"/>
    <w:rsid w:val="00FB4B02"/>
    <w:rsid w:val="00FB5706"/>
    <w:rsid w:val="00FB619E"/>
    <w:rsid w:val="00FB69B2"/>
    <w:rsid w:val="00FB7E09"/>
    <w:rsid w:val="00FC0322"/>
    <w:rsid w:val="00FC278C"/>
    <w:rsid w:val="00FC2D40"/>
    <w:rsid w:val="00FC3600"/>
    <w:rsid w:val="00FC4DA9"/>
    <w:rsid w:val="00FC565B"/>
    <w:rsid w:val="00FC7255"/>
    <w:rsid w:val="00FD0494"/>
    <w:rsid w:val="00FD0DB6"/>
    <w:rsid w:val="00FD23FE"/>
    <w:rsid w:val="00FD3DFC"/>
    <w:rsid w:val="00FD652A"/>
    <w:rsid w:val="00FD6E73"/>
    <w:rsid w:val="00FD7C47"/>
    <w:rsid w:val="00FD7F8B"/>
    <w:rsid w:val="00FE006E"/>
    <w:rsid w:val="00FE0A23"/>
    <w:rsid w:val="00FE0ACF"/>
    <w:rsid w:val="00FE0CFD"/>
    <w:rsid w:val="00FE129B"/>
    <w:rsid w:val="00FE2A17"/>
    <w:rsid w:val="00FE54D4"/>
    <w:rsid w:val="00FF0022"/>
    <w:rsid w:val="00FF0C25"/>
    <w:rsid w:val="00FF0DF1"/>
    <w:rsid w:val="00FF1E44"/>
    <w:rsid w:val="00FF2AC2"/>
    <w:rsid w:val="00FF2DBA"/>
    <w:rsid w:val="00FF6E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0053"/>
    <w:pPr>
      <w:keepNext/>
      <w:keepLines/>
    </w:pPr>
    <w:rPr>
      <w:sz w:val="24"/>
      <w:szCs w:val="24"/>
    </w:rPr>
  </w:style>
  <w:style w:type="paragraph" w:styleId="Ttulo1">
    <w:name w:val="heading 1"/>
    <w:aliases w:val="TF-TÍTULO 1"/>
    <w:basedOn w:val="Normal"/>
    <w:next w:val="TF-TEXTO"/>
    <w:link w:val="Ttulo1Char"/>
    <w:autoRedefine/>
    <w:qFormat/>
    <w:rsid w:val="00561B33"/>
    <w:pPr>
      <w:keepLines w:val="0"/>
      <w:numPr>
        <w:numId w:val="1"/>
      </w:numPr>
      <w:tabs>
        <w:tab w:val="left" w:pos="720"/>
      </w:tabs>
      <w:spacing w:before="240"/>
      <w:outlineLvl w:val="0"/>
      <w:pPrChange w:id="0" w:author="Dalton Solano dos Reis" w:date="2023-06-26T17:23:00Z">
        <w:pPr>
          <w:keepNext/>
          <w:numPr>
            <w:numId w:val="1"/>
          </w:numPr>
          <w:tabs>
            <w:tab w:val="left" w:pos="720"/>
          </w:tabs>
          <w:spacing w:before="240"/>
          <w:outlineLvl w:val="0"/>
        </w:pPr>
      </w:pPrChange>
    </w:pPr>
    <w:rPr>
      <w:b/>
      <w:caps/>
      <w:kern w:val="28"/>
      <w:sz w:val="20"/>
      <w:szCs w:val="20"/>
      <w:rPrChange w:id="0" w:author="Dalton Solano dos Reis" w:date="2023-06-26T17:23:00Z">
        <w:rPr>
          <w:b/>
          <w:caps/>
          <w:kern w:val="28"/>
          <w:lang w:val="pt-BR" w:eastAsia="pt-BR" w:bidi="ar-SA"/>
        </w:rPr>
      </w:rPrChange>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8"/>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376890"/>
    <w:rPr>
      <w:caps/>
      <w:color w:val="000000"/>
    </w:rPr>
  </w:style>
  <w:style w:type="character" w:customStyle="1" w:styleId="Ttulo1Char">
    <w:name w:val="Título 1 Char"/>
    <w:aliases w:val="TF-TÍTULO 1 Char"/>
    <w:basedOn w:val="Fontepargpadro"/>
    <w:link w:val="Ttulo1"/>
    <w:rsid w:val="00561B33"/>
    <w:rPr>
      <w:b/>
      <w:caps/>
      <w:kern w:val="28"/>
    </w:rPr>
  </w:style>
  <w:style w:type="character" w:styleId="MenoPendente">
    <w:name w:val="Unresolved Mention"/>
    <w:basedOn w:val="Fontepargpadro"/>
    <w:uiPriority w:val="99"/>
    <w:semiHidden/>
    <w:unhideWhenUsed/>
    <w:rsid w:val="006F411C"/>
    <w:rPr>
      <w:color w:val="605E5C"/>
      <w:shd w:val="clear" w:color="auto" w:fill="E1DFDD"/>
    </w:rPr>
  </w:style>
  <w:style w:type="paragraph" w:styleId="Reviso">
    <w:name w:val="Revision"/>
    <w:hidden/>
    <w:uiPriority w:val="99"/>
    <w:semiHidden/>
    <w:rsid w:val="00561B33"/>
    <w:rPr>
      <w:sz w:val="24"/>
      <w:szCs w:val="24"/>
    </w:rPr>
  </w:style>
  <w:style w:type="character" w:styleId="Refdecomentrio">
    <w:name w:val="annotation reference"/>
    <w:basedOn w:val="Fontepargpadro"/>
    <w:uiPriority w:val="99"/>
    <w:semiHidden/>
    <w:unhideWhenUsed/>
    <w:rsid w:val="00561B33"/>
    <w:rPr>
      <w:sz w:val="16"/>
      <w:szCs w:val="16"/>
    </w:rPr>
  </w:style>
  <w:style w:type="paragraph" w:styleId="Textodecomentrio">
    <w:name w:val="annotation text"/>
    <w:basedOn w:val="Normal"/>
    <w:link w:val="TextodecomentrioChar"/>
    <w:uiPriority w:val="99"/>
    <w:semiHidden/>
    <w:unhideWhenUsed/>
    <w:rsid w:val="00561B33"/>
    <w:rPr>
      <w:sz w:val="20"/>
      <w:szCs w:val="20"/>
    </w:rPr>
  </w:style>
  <w:style w:type="character" w:customStyle="1" w:styleId="TextodecomentrioChar">
    <w:name w:val="Texto de comentário Char"/>
    <w:basedOn w:val="Fontepargpadro"/>
    <w:link w:val="Textodecomentrio"/>
    <w:uiPriority w:val="99"/>
    <w:semiHidden/>
    <w:rsid w:val="00561B33"/>
  </w:style>
  <w:style w:type="paragraph" w:styleId="Assuntodocomentrio">
    <w:name w:val="annotation subject"/>
    <w:basedOn w:val="Textodecomentrio"/>
    <w:next w:val="Textodecomentrio"/>
    <w:link w:val="AssuntodocomentrioChar"/>
    <w:uiPriority w:val="99"/>
    <w:semiHidden/>
    <w:unhideWhenUsed/>
    <w:rsid w:val="00561B33"/>
    <w:rPr>
      <w:b/>
      <w:bCs/>
    </w:rPr>
  </w:style>
  <w:style w:type="character" w:customStyle="1" w:styleId="AssuntodocomentrioChar">
    <w:name w:val="Assunto do comentário Char"/>
    <w:basedOn w:val="TextodecomentrioChar"/>
    <w:link w:val="Assuntodocomentrio"/>
    <w:uiPriority w:val="99"/>
    <w:semiHidden/>
    <w:rsid w:val="00561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4024">
      <w:bodyDiv w:val="1"/>
      <w:marLeft w:val="0"/>
      <w:marRight w:val="0"/>
      <w:marTop w:val="0"/>
      <w:marBottom w:val="0"/>
      <w:divBdr>
        <w:top w:val="none" w:sz="0" w:space="0" w:color="auto"/>
        <w:left w:val="none" w:sz="0" w:space="0" w:color="auto"/>
        <w:bottom w:val="none" w:sz="0" w:space="0" w:color="auto"/>
        <w:right w:val="none" w:sz="0" w:space="0" w:color="auto"/>
      </w:divBdr>
      <w:divsChild>
        <w:div w:id="1930389219">
          <w:marLeft w:val="0"/>
          <w:marRight w:val="0"/>
          <w:marTop w:val="60"/>
          <w:marBottom w:val="0"/>
          <w:divBdr>
            <w:top w:val="none" w:sz="0" w:space="0" w:color="auto"/>
            <w:left w:val="none" w:sz="0" w:space="0" w:color="auto"/>
            <w:bottom w:val="none" w:sz="0" w:space="0" w:color="auto"/>
            <w:right w:val="none" w:sz="0" w:space="0" w:color="auto"/>
          </w:divBdr>
        </w:div>
        <w:div w:id="773133003">
          <w:marLeft w:val="0"/>
          <w:marRight w:val="0"/>
          <w:marTop w:val="60"/>
          <w:marBottom w:val="0"/>
          <w:divBdr>
            <w:top w:val="none" w:sz="0" w:space="0" w:color="auto"/>
            <w:left w:val="none" w:sz="0" w:space="0" w:color="auto"/>
            <w:bottom w:val="none" w:sz="0" w:space="0" w:color="auto"/>
            <w:right w:val="none" w:sz="0" w:space="0" w:color="auto"/>
          </w:divBdr>
        </w:div>
        <w:div w:id="10689165">
          <w:marLeft w:val="0"/>
          <w:marRight w:val="0"/>
          <w:marTop w:val="6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sChild>
        <w:div w:id="321591533">
          <w:marLeft w:val="0"/>
          <w:marRight w:val="0"/>
          <w:marTop w:val="60"/>
          <w:marBottom w:val="0"/>
          <w:divBdr>
            <w:top w:val="none" w:sz="0" w:space="0" w:color="auto"/>
            <w:left w:val="none" w:sz="0" w:space="0" w:color="auto"/>
            <w:bottom w:val="none" w:sz="0" w:space="0" w:color="auto"/>
            <w:right w:val="none" w:sz="0" w:space="0" w:color="auto"/>
          </w:divBdr>
        </w:div>
        <w:div w:id="1186288975">
          <w:marLeft w:val="0"/>
          <w:marRight w:val="0"/>
          <w:marTop w:val="60"/>
          <w:marBottom w:val="0"/>
          <w:divBdr>
            <w:top w:val="none" w:sz="0" w:space="0" w:color="auto"/>
            <w:left w:val="none" w:sz="0" w:space="0" w:color="auto"/>
            <w:bottom w:val="none" w:sz="0" w:space="0" w:color="auto"/>
            <w:right w:val="none" w:sz="0" w:space="0" w:color="auto"/>
          </w:divBdr>
        </w:div>
        <w:div w:id="1436444313">
          <w:marLeft w:val="0"/>
          <w:marRight w:val="0"/>
          <w:marTop w:val="60"/>
          <w:marBottom w:val="0"/>
          <w:divBdr>
            <w:top w:val="none" w:sz="0" w:space="0" w:color="auto"/>
            <w:left w:val="none" w:sz="0" w:space="0" w:color="auto"/>
            <w:bottom w:val="none" w:sz="0" w:space="0" w:color="auto"/>
            <w:right w:val="none" w:sz="0" w:space="0" w:color="auto"/>
          </w:divBdr>
        </w:div>
      </w:divsChild>
    </w:div>
    <w:div w:id="1013338170">
      <w:bodyDiv w:val="1"/>
      <w:marLeft w:val="0"/>
      <w:marRight w:val="0"/>
      <w:marTop w:val="0"/>
      <w:marBottom w:val="0"/>
      <w:divBdr>
        <w:top w:val="none" w:sz="0" w:space="0" w:color="auto"/>
        <w:left w:val="none" w:sz="0" w:space="0" w:color="auto"/>
        <w:bottom w:val="none" w:sz="0" w:space="0" w:color="auto"/>
        <w:right w:val="none" w:sz="0" w:space="0" w:color="auto"/>
      </w:divBdr>
    </w:div>
    <w:div w:id="2076009096">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687633977">
          <w:marLeft w:val="0"/>
          <w:marRight w:val="0"/>
          <w:marTop w:val="60"/>
          <w:marBottom w:val="0"/>
          <w:divBdr>
            <w:top w:val="none" w:sz="0" w:space="0" w:color="auto"/>
            <w:left w:val="none" w:sz="0" w:space="0" w:color="auto"/>
            <w:bottom w:val="none" w:sz="0" w:space="0" w:color="auto"/>
            <w:right w:val="none" w:sz="0" w:space="0" w:color="auto"/>
          </w:divBdr>
        </w:div>
        <w:div w:id="358118472">
          <w:marLeft w:val="0"/>
          <w:marRight w:val="0"/>
          <w:marTop w:val="60"/>
          <w:marBottom w:val="0"/>
          <w:divBdr>
            <w:top w:val="none" w:sz="0" w:space="0" w:color="auto"/>
            <w:left w:val="none" w:sz="0" w:space="0" w:color="auto"/>
            <w:bottom w:val="none" w:sz="0" w:space="0" w:color="auto"/>
            <w:right w:val="none" w:sz="0" w:space="0" w:color="auto"/>
          </w:divBdr>
        </w:div>
        <w:div w:id="35430856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19</Pages>
  <Words>5521</Words>
  <Characters>29815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916</cp:revision>
  <cp:lastPrinted>2013-08-27T11:47:00Z</cp:lastPrinted>
  <dcterms:created xsi:type="dcterms:W3CDTF">2020-07-13T00:15:00Z</dcterms:created>
  <dcterms:modified xsi:type="dcterms:W3CDTF">2023-06-26T22:26:00Z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